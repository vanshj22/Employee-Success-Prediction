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2518C" w14:textId="12F0C545" w:rsidR="00C11A02" w:rsidRDefault="00C11A02" w:rsidP="0076647C">
      <w:pPr>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Repor</w:t>
      </w:r>
      <w:r>
        <w:rPr>
          <w:rFonts w:ascii="Times New Roman" w:eastAsia="Times New Roman" w:hAnsi="Times New Roman" w:cs="Times New Roman"/>
          <w:b/>
          <w:sz w:val="32"/>
          <w:szCs w:val="32"/>
        </w:rPr>
        <w:t>t</w:t>
      </w:r>
    </w:p>
    <w:p w14:paraId="07DEA590" w14:textId="7ADD37B3" w:rsidR="00C11A02" w:rsidRDefault="00C11A02" w:rsidP="0076647C">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On </w:t>
      </w:r>
    </w:p>
    <w:p w14:paraId="752689C5" w14:textId="77777777" w:rsidR="00C11A02" w:rsidRPr="00C11A02" w:rsidRDefault="00C11A02" w:rsidP="0076647C">
      <w:pPr>
        <w:spacing w:line="276" w:lineRule="auto"/>
        <w:jc w:val="center"/>
        <w:rPr>
          <w:rFonts w:ascii="Times New Roman" w:eastAsia="Times New Roman" w:hAnsi="Times New Roman" w:cs="Times New Roman"/>
          <w:b/>
          <w:sz w:val="32"/>
          <w:szCs w:val="32"/>
        </w:rPr>
      </w:pPr>
    </w:p>
    <w:p w14:paraId="7EFA8501" w14:textId="60116D41" w:rsidR="00627CA4" w:rsidRPr="00BF2DFB" w:rsidRDefault="00B53BCE" w:rsidP="0076647C">
      <w:pPr>
        <w:spacing w:line="276" w:lineRule="auto"/>
        <w:jc w:val="center"/>
        <w:rPr>
          <w:rFonts w:ascii="Times New Roman" w:eastAsia="Times New Roman" w:hAnsi="Times New Roman" w:cs="Times New Roman"/>
          <w:b/>
          <w:color w:val="0000FF"/>
          <w:sz w:val="36"/>
          <w:szCs w:val="36"/>
        </w:rPr>
      </w:pPr>
      <w:r w:rsidRPr="00BF2DFB">
        <w:rPr>
          <w:rFonts w:ascii="Times New Roman" w:eastAsia="Times New Roman" w:hAnsi="Times New Roman" w:cs="Times New Roman"/>
          <w:b/>
          <w:color w:val="0000FF"/>
          <w:sz w:val="36"/>
          <w:szCs w:val="36"/>
        </w:rPr>
        <w:t>Prediction of Employee Success using Data Sc</w:t>
      </w:r>
      <w:r w:rsidR="000A2D9B" w:rsidRPr="00BF2DFB">
        <w:rPr>
          <w:rFonts w:ascii="Times New Roman" w:eastAsia="Times New Roman" w:hAnsi="Times New Roman" w:cs="Times New Roman"/>
          <w:b/>
          <w:color w:val="0000FF"/>
          <w:sz w:val="36"/>
          <w:szCs w:val="36"/>
        </w:rPr>
        <w:t>i</w:t>
      </w:r>
      <w:r w:rsidRPr="00BF2DFB">
        <w:rPr>
          <w:rFonts w:ascii="Times New Roman" w:eastAsia="Times New Roman" w:hAnsi="Times New Roman" w:cs="Times New Roman"/>
          <w:b/>
          <w:color w:val="0000FF"/>
          <w:sz w:val="36"/>
          <w:szCs w:val="36"/>
        </w:rPr>
        <w:t>ence</w:t>
      </w:r>
    </w:p>
    <w:p w14:paraId="41012EFF" w14:textId="51CE2252" w:rsidR="00627CA4" w:rsidRPr="00BF2DFB" w:rsidRDefault="00627CA4" w:rsidP="0076647C">
      <w:pPr>
        <w:spacing w:line="276" w:lineRule="auto"/>
        <w:rPr>
          <w:rFonts w:ascii="Times New Roman" w:eastAsia="Times New Roman" w:hAnsi="Times New Roman" w:cs="Times New Roman"/>
          <w:b/>
          <w:sz w:val="32"/>
          <w:szCs w:val="32"/>
        </w:rPr>
      </w:pPr>
    </w:p>
    <w:p w14:paraId="261F8E42" w14:textId="77777777" w:rsidR="00627CA4" w:rsidRPr="00BF2DFB" w:rsidRDefault="00000000" w:rsidP="0076647C">
      <w:pPr>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By</w:t>
      </w:r>
    </w:p>
    <w:p w14:paraId="23A15072" w14:textId="77777777" w:rsidR="00627CA4" w:rsidRPr="00BF2DFB" w:rsidRDefault="00627CA4" w:rsidP="0076647C">
      <w:pPr>
        <w:spacing w:line="276" w:lineRule="auto"/>
        <w:jc w:val="center"/>
        <w:rPr>
          <w:rFonts w:ascii="Times New Roman" w:eastAsia="Times New Roman" w:hAnsi="Times New Roman" w:cs="Times New Roman"/>
          <w:b/>
          <w:sz w:val="32"/>
          <w:szCs w:val="32"/>
        </w:rPr>
      </w:pPr>
    </w:p>
    <w:p w14:paraId="7E97F06A" w14:textId="77777777" w:rsidR="00627CA4" w:rsidRPr="00BF2DFB" w:rsidRDefault="00000000" w:rsidP="0076647C">
      <w:pPr>
        <w:tabs>
          <w:tab w:val="left" w:pos="810"/>
        </w:tabs>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color w:val="0000FF"/>
          <w:sz w:val="32"/>
          <w:szCs w:val="32"/>
        </w:rPr>
        <w:t xml:space="preserve">VANSH JAIN </w:t>
      </w:r>
    </w:p>
    <w:p w14:paraId="701CF7B8" w14:textId="04BC53AF" w:rsidR="00627CA4" w:rsidRDefault="00000000" w:rsidP="0076647C">
      <w:pPr>
        <w:tabs>
          <w:tab w:val="left" w:pos="810"/>
        </w:tabs>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IDNO:</w:t>
      </w:r>
      <w:r w:rsidRPr="00BF2DFB">
        <w:rPr>
          <w:rFonts w:ascii="Times New Roman" w:eastAsia="Times New Roman" w:hAnsi="Times New Roman" w:cs="Times New Roman"/>
          <w:b/>
          <w:color w:val="0000FF"/>
          <w:sz w:val="32"/>
          <w:szCs w:val="32"/>
        </w:rPr>
        <w:t xml:space="preserve"> 2020A7PS0079U</w:t>
      </w:r>
    </w:p>
    <w:p w14:paraId="6D48C21A" w14:textId="77777777" w:rsidR="00C11A02" w:rsidRPr="00BF2DFB" w:rsidRDefault="00C11A02" w:rsidP="0076647C">
      <w:pPr>
        <w:tabs>
          <w:tab w:val="left" w:pos="810"/>
        </w:tabs>
        <w:spacing w:line="276" w:lineRule="auto"/>
        <w:jc w:val="center"/>
        <w:rPr>
          <w:rFonts w:ascii="Times New Roman" w:eastAsia="Times New Roman" w:hAnsi="Times New Roman" w:cs="Times New Roman"/>
          <w:b/>
          <w:sz w:val="32"/>
          <w:szCs w:val="32"/>
        </w:rPr>
      </w:pPr>
    </w:p>
    <w:p w14:paraId="225846B5" w14:textId="77777777" w:rsidR="00627CA4" w:rsidRPr="00BF2DFB" w:rsidRDefault="00000000" w:rsidP="0076647C">
      <w:pPr>
        <w:tabs>
          <w:tab w:val="left" w:pos="810"/>
        </w:tabs>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 xml:space="preserve">Under the supervision of </w:t>
      </w:r>
    </w:p>
    <w:p w14:paraId="2F9D40C8" w14:textId="77777777" w:rsidR="00627CA4" w:rsidRPr="00BF2DFB" w:rsidRDefault="00000000" w:rsidP="0076647C">
      <w:pPr>
        <w:tabs>
          <w:tab w:val="left" w:pos="810"/>
        </w:tabs>
        <w:spacing w:line="276" w:lineRule="auto"/>
        <w:jc w:val="center"/>
        <w:rPr>
          <w:rFonts w:ascii="Times New Roman" w:eastAsia="Times New Roman" w:hAnsi="Times New Roman" w:cs="Times New Roman"/>
          <w:b/>
          <w:color w:val="0000FF"/>
          <w:sz w:val="32"/>
          <w:szCs w:val="32"/>
        </w:rPr>
      </w:pPr>
      <w:r w:rsidRPr="00BF2DFB">
        <w:rPr>
          <w:rFonts w:ascii="Times New Roman" w:eastAsia="Times New Roman" w:hAnsi="Times New Roman" w:cs="Times New Roman"/>
          <w:b/>
          <w:color w:val="0000FF"/>
          <w:sz w:val="32"/>
          <w:szCs w:val="32"/>
        </w:rPr>
        <w:t>Dr. Siddhaling Urolagin</w:t>
      </w:r>
    </w:p>
    <w:p w14:paraId="03BBE701" w14:textId="77777777" w:rsidR="00C11A02" w:rsidRDefault="00000000" w:rsidP="0076647C">
      <w:pPr>
        <w:tabs>
          <w:tab w:val="left" w:pos="810"/>
        </w:tabs>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 xml:space="preserve"> Lecturer</w:t>
      </w:r>
    </w:p>
    <w:p w14:paraId="5674F10C" w14:textId="77777777" w:rsidR="00C11A02" w:rsidRDefault="00C11A02" w:rsidP="0076647C">
      <w:pPr>
        <w:tabs>
          <w:tab w:val="left" w:pos="810"/>
        </w:tabs>
        <w:spacing w:line="276" w:lineRule="auto"/>
        <w:jc w:val="center"/>
        <w:rPr>
          <w:rFonts w:ascii="Times New Roman" w:eastAsia="Times New Roman" w:hAnsi="Times New Roman" w:cs="Times New Roman"/>
          <w:b/>
          <w:sz w:val="32"/>
          <w:szCs w:val="32"/>
        </w:rPr>
      </w:pPr>
    </w:p>
    <w:p w14:paraId="1ED5A976" w14:textId="5A99B9AC" w:rsidR="00C11A02" w:rsidRPr="00BF2DFB" w:rsidRDefault="00C11A02" w:rsidP="0076647C">
      <w:pPr>
        <w:tabs>
          <w:tab w:val="left" w:pos="810"/>
        </w:tabs>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 xml:space="preserve">Submitted in fulfilment of the requirements of </w:t>
      </w:r>
    </w:p>
    <w:p w14:paraId="5B35178F" w14:textId="2DF09CA0" w:rsidR="00C11A02" w:rsidRPr="00BF2DFB" w:rsidRDefault="00C11A02" w:rsidP="0076647C">
      <w:pPr>
        <w:spacing w:line="276" w:lineRule="auto"/>
        <w:jc w:val="center"/>
        <w:rPr>
          <w:rFonts w:ascii="Times New Roman" w:eastAsia="Times New Roman" w:hAnsi="Times New Roman" w:cs="Times New Roman"/>
          <w:b/>
          <w:sz w:val="32"/>
          <w:szCs w:val="32"/>
        </w:rPr>
      </w:pPr>
      <w:r w:rsidRPr="00BF2DFB">
        <w:rPr>
          <w:rFonts w:ascii="Times New Roman" w:eastAsia="Times New Roman" w:hAnsi="Times New Roman" w:cs="Times New Roman"/>
          <w:b/>
          <w:sz w:val="32"/>
          <w:szCs w:val="32"/>
        </w:rPr>
        <w:t>CS F376 DESIGN PROJECT</w:t>
      </w:r>
    </w:p>
    <w:p w14:paraId="0DD3D7DC" w14:textId="77777777" w:rsidR="00627CA4" w:rsidRPr="00BF2DFB" w:rsidRDefault="00627CA4" w:rsidP="0076647C">
      <w:pPr>
        <w:tabs>
          <w:tab w:val="left" w:pos="810"/>
        </w:tabs>
        <w:spacing w:line="276" w:lineRule="auto"/>
        <w:rPr>
          <w:rFonts w:ascii="Times New Roman" w:hAnsi="Times New Roman" w:cs="Times New Roman"/>
          <w:b/>
          <w:sz w:val="32"/>
          <w:szCs w:val="32"/>
        </w:rPr>
      </w:pPr>
    </w:p>
    <w:p w14:paraId="130CB88A" w14:textId="77777777" w:rsidR="00627CA4" w:rsidRPr="00BF2DFB" w:rsidRDefault="00000000" w:rsidP="0076647C">
      <w:pPr>
        <w:tabs>
          <w:tab w:val="left" w:pos="810"/>
        </w:tabs>
        <w:spacing w:line="276" w:lineRule="auto"/>
        <w:jc w:val="center"/>
        <w:rPr>
          <w:rFonts w:ascii="Times New Roman" w:hAnsi="Times New Roman" w:cs="Times New Roman"/>
          <w:b/>
          <w:sz w:val="32"/>
          <w:szCs w:val="32"/>
        </w:rPr>
      </w:pPr>
      <w:r w:rsidRPr="00BF2DFB">
        <w:rPr>
          <w:rFonts w:ascii="Times New Roman" w:hAnsi="Times New Roman" w:cs="Times New Roman"/>
          <w:b/>
          <w:smallCaps/>
          <w:noProof/>
          <w:sz w:val="28"/>
          <w:szCs w:val="28"/>
        </w:rPr>
        <w:drawing>
          <wp:inline distT="0" distB="0" distL="0" distR="0" wp14:anchorId="5DF83017" wp14:editId="437343C2">
            <wp:extent cx="2286000" cy="2226733"/>
            <wp:effectExtent l="0" t="0" r="0" b="2540"/>
            <wp:docPr id="12" name="image1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0" name="image11.png" descr="Description: Description: D:\PS\BITS logo\BITSPilani Logo2.png"/>
                    <pic:cNvPicPr preferRelativeResize="0"/>
                  </pic:nvPicPr>
                  <pic:blipFill>
                    <a:blip r:embed="rId8"/>
                    <a:srcRect l="7639" t="7464" r="6380" b="6813"/>
                    <a:stretch>
                      <a:fillRect/>
                    </a:stretch>
                  </pic:blipFill>
                  <pic:spPr>
                    <a:xfrm>
                      <a:off x="0" y="0"/>
                      <a:ext cx="2289637" cy="2230276"/>
                    </a:xfrm>
                    <a:prstGeom prst="rect">
                      <a:avLst/>
                    </a:prstGeom>
                    <a:ln/>
                  </pic:spPr>
                </pic:pic>
              </a:graphicData>
            </a:graphic>
          </wp:inline>
        </w:drawing>
      </w:r>
    </w:p>
    <w:p w14:paraId="1719AEB6" w14:textId="77777777" w:rsidR="00627CA4" w:rsidRPr="00BF2DFB" w:rsidRDefault="00627CA4" w:rsidP="0076647C">
      <w:pPr>
        <w:spacing w:line="276" w:lineRule="auto"/>
        <w:rPr>
          <w:rFonts w:ascii="Times New Roman" w:hAnsi="Times New Roman" w:cs="Times New Roman"/>
          <w:b/>
          <w:sz w:val="28"/>
          <w:szCs w:val="28"/>
        </w:rPr>
      </w:pPr>
    </w:p>
    <w:p w14:paraId="52446BA2" w14:textId="5F5032F9" w:rsidR="00627CA4" w:rsidRPr="00BF2DFB" w:rsidRDefault="00000000" w:rsidP="0076647C">
      <w:pPr>
        <w:spacing w:line="276" w:lineRule="auto"/>
        <w:jc w:val="center"/>
        <w:rPr>
          <w:rFonts w:ascii="Times New Roman" w:eastAsia="Times New Roman" w:hAnsi="Times New Roman" w:cs="Times New Roman"/>
          <w:b/>
          <w:sz w:val="28"/>
          <w:szCs w:val="28"/>
        </w:rPr>
      </w:pPr>
      <w:r w:rsidRPr="00BF2DFB">
        <w:rPr>
          <w:rFonts w:ascii="Times New Roman" w:eastAsia="Times New Roman" w:hAnsi="Times New Roman" w:cs="Times New Roman"/>
          <w:b/>
          <w:sz w:val="28"/>
          <w:szCs w:val="28"/>
        </w:rPr>
        <w:t>BIRLA INSTITUTE OF TECHNOLOGY AND SCIENCE, PILANI</w:t>
      </w:r>
    </w:p>
    <w:p w14:paraId="25E1F700" w14:textId="77777777" w:rsidR="00627CA4" w:rsidRDefault="00000000" w:rsidP="0076647C">
      <w:pPr>
        <w:spacing w:line="276" w:lineRule="auto"/>
        <w:jc w:val="center"/>
        <w:rPr>
          <w:rFonts w:ascii="Times New Roman" w:eastAsia="Times New Roman" w:hAnsi="Times New Roman" w:cs="Times New Roman"/>
          <w:b/>
          <w:sz w:val="28"/>
          <w:szCs w:val="28"/>
        </w:rPr>
      </w:pPr>
      <w:r w:rsidRPr="00BF2DFB">
        <w:rPr>
          <w:rFonts w:ascii="Times New Roman" w:eastAsia="Times New Roman" w:hAnsi="Times New Roman" w:cs="Times New Roman"/>
          <w:b/>
          <w:sz w:val="28"/>
          <w:szCs w:val="28"/>
        </w:rPr>
        <w:t>DUBAI CAMPUS, DUBAI UAE</w:t>
      </w:r>
    </w:p>
    <w:p w14:paraId="48D3293F" w14:textId="77777777" w:rsidR="00C11A02" w:rsidRPr="00BF2DFB" w:rsidRDefault="00C11A02" w:rsidP="0076647C">
      <w:pPr>
        <w:spacing w:line="276" w:lineRule="auto"/>
        <w:jc w:val="center"/>
        <w:rPr>
          <w:rFonts w:ascii="Times New Roman" w:eastAsia="Times New Roman" w:hAnsi="Times New Roman" w:cs="Times New Roman"/>
          <w:b/>
          <w:sz w:val="28"/>
          <w:szCs w:val="28"/>
        </w:rPr>
      </w:pPr>
    </w:p>
    <w:p w14:paraId="2E01B350" w14:textId="671BFA7C" w:rsidR="00C11A02" w:rsidRDefault="00C11A02" w:rsidP="0076647C">
      <w:pPr>
        <w:spacing w:line="276" w:lineRule="auto"/>
        <w:jc w:val="center"/>
        <w:rPr>
          <w:rFonts w:ascii="Times New Roman" w:eastAsia="Times New Roman" w:hAnsi="Times New Roman" w:cs="Times New Roman"/>
          <w:b/>
          <w:sz w:val="28"/>
          <w:szCs w:val="28"/>
        </w:rPr>
      </w:pPr>
      <w:r w:rsidRPr="00C11A02">
        <w:rPr>
          <w:rFonts w:ascii="Times New Roman" w:eastAsia="Times New Roman" w:hAnsi="Times New Roman" w:cs="Times New Roman"/>
          <w:b/>
          <w:sz w:val="28"/>
          <w:szCs w:val="28"/>
        </w:rPr>
        <w:t>FEBRUARY 2023 – MAY 2023</w:t>
      </w:r>
    </w:p>
    <w:p w14:paraId="1C32BE9E" w14:textId="77777777" w:rsidR="00627CA4" w:rsidRPr="00BF2DFB" w:rsidRDefault="00627CA4" w:rsidP="0076647C">
      <w:pPr>
        <w:spacing w:line="276" w:lineRule="auto"/>
        <w:jc w:val="center"/>
        <w:rPr>
          <w:rFonts w:ascii="Times New Roman" w:eastAsia="Times New Roman" w:hAnsi="Times New Roman" w:cs="Times New Roman"/>
          <w:b/>
        </w:rPr>
      </w:pPr>
    </w:p>
    <w:p w14:paraId="61C76AD8" w14:textId="77777777" w:rsidR="00627CA4" w:rsidRPr="00BF2DFB" w:rsidRDefault="00627CA4" w:rsidP="0076647C">
      <w:pPr>
        <w:spacing w:line="276" w:lineRule="auto"/>
        <w:jc w:val="center"/>
        <w:rPr>
          <w:rFonts w:ascii="Times New Roman" w:eastAsia="Times New Roman" w:hAnsi="Times New Roman" w:cs="Times New Roman"/>
          <w:b/>
        </w:rPr>
      </w:pPr>
    </w:p>
    <w:p w14:paraId="3A5ACA31" w14:textId="77777777" w:rsidR="00627CA4" w:rsidRPr="00D67DBC" w:rsidRDefault="00000000" w:rsidP="0076647C">
      <w:pPr>
        <w:spacing w:line="276" w:lineRule="auto"/>
        <w:jc w:val="center"/>
        <w:rPr>
          <w:rFonts w:ascii="Times New Roman" w:eastAsia="Times New Roman" w:hAnsi="Times New Roman" w:cs="Times New Roman"/>
          <w:b/>
          <w:sz w:val="32"/>
          <w:szCs w:val="32"/>
          <w:u w:val="single"/>
        </w:rPr>
      </w:pPr>
      <w:bookmarkStart w:id="0" w:name="_Hlk135605659"/>
      <w:r w:rsidRPr="00D67DBC">
        <w:rPr>
          <w:rFonts w:ascii="Times New Roman" w:eastAsia="Times New Roman" w:hAnsi="Times New Roman" w:cs="Times New Roman"/>
          <w:b/>
          <w:sz w:val="32"/>
          <w:szCs w:val="32"/>
          <w:u w:val="single"/>
        </w:rPr>
        <w:t>ACKNOWLEDGEMENTS</w:t>
      </w:r>
    </w:p>
    <w:bookmarkEnd w:id="0"/>
    <w:p w14:paraId="6EB72187" w14:textId="77777777" w:rsidR="00C11A02" w:rsidRPr="00BF2DFB" w:rsidRDefault="00C11A02" w:rsidP="0076647C">
      <w:pPr>
        <w:spacing w:line="276" w:lineRule="auto"/>
        <w:jc w:val="both"/>
        <w:rPr>
          <w:rFonts w:ascii="Times New Roman" w:eastAsia="Times New Roman" w:hAnsi="Times New Roman" w:cs="Times New Roman"/>
        </w:rPr>
      </w:pPr>
    </w:p>
    <w:p w14:paraId="00DDD8BA" w14:textId="77777777" w:rsidR="00627CA4" w:rsidRPr="00BF2DFB" w:rsidRDefault="00627CA4" w:rsidP="0076647C">
      <w:pPr>
        <w:spacing w:line="276" w:lineRule="auto"/>
        <w:rPr>
          <w:rFonts w:ascii="Times New Roman" w:eastAsia="Times New Roman" w:hAnsi="Times New Roman" w:cs="Times New Roman"/>
          <w:sz w:val="36"/>
          <w:szCs w:val="36"/>
        </w:rPr>
      </w:pPr>
    </w:p>
    <w:p w14:paraId="59D00221" w14:textId="562C8255" w:rsidR="00627CA4" w:rsidRDefault="00000000"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I would like to express my deepest sense of gratitude, first and foremost, to my Supervisor </w:t>
      </w:r>
      <w:r w:rsidRPr="00BF2DFB">
        <w:rPr>
          <w:rFonts w:ascii="Times New Roman" w:eastAsia="Times New Roman" w:hAnsi="Times New Roman" w:cs="Times New Roman"/>
          <w:b/>
        </w:rPr>
        <w:t>Dr. Siddhaling Urolagin</w:t>
      </w:r>
      <w:r w:rsidRPr="00BF2DFB">
        <w:rPr>
          <w:rFonts w:ascii="Times New Roman" w:eastAsia="Times New Roman" w:hAnsi="Times New Roman" w:cs="Times New Roman"/>
        </w:rPr>
        <w:t>, Lecturer, Computer Science Department, BITS Pilani, Dubai Campus, United Arab Emirates, for h</w:t>
      </w:r>
      <w:r w:rsidR="003C5EBD" w:rsidRPr="00BF2DFB">
        <w:rPr>
          <w:rFonts w:ascii="Times New Roman" w:eastAsia="Times New Roman" w:hAnsi="Times New Roman" w:cs="Times New Roman"/>
        </w:rPr>
        <w:t>is</w:t>
      </w:r>
      <w:r w:rsidRPr="00BF2DFB">
        <w:rPr>
          <w:rFonts w:ascii="Times New Roman" w:eastAsia="Times New Roman" w:hAnsi="Times New Roman" w:cs="Times New Roman"/>
        </w:rPr>
        <w:t xml:space="preserve"> valuable guidance and encouragement </w:t>
      </w:r>
      <w:r w:rsidR="00C77122" w:rsidRPr="00BF2DFB">
        <w:rPr>
          <w:rFonts w:ascii="Times New Roman" w:eastAsia="Times New Roman" w:hAnsi="Times New Roman" w:cs="Times New Roman"/>
        </w:rPr>
        <w:t>during</w:t>
      </w:r>
      <w:r w:rsidRPr="00BF2DFB">
        <w:rPr>
          <w:rFonts w:ascii="Times New Roman" w:eastAsia="Times New Roman" w:hAnsi="Times New Roman" w:cs="Times New Roman"/>
        </w:rPr>
        <w:t xml:space="preserve"> this </w:t>
      </w:r>
      <w:r w:rsidR="0019473B" w:rsidRPr="00BF2DFB">
        <w:rPr>
          <w:rFonts w:ascii="Times New Roman" w:eastAsia="Times New Roman" w:hAnsi="Times New Roman" w:cs="Times New Roman"/>
        </w:rPr>
        <w:t>p</w:t>
      </w:r>
      <w:r w:rsidRPr="00BF2DFB">
        <w:rPr>
          <w:rFonts w:ascii="Times New Roman" w:eastAsia="Times New Roman" w:hAnsi="Times New Roman" w:cs="Times New Roman"/>
        </w:rPr>
        <w:t>roject.</w:t>
      </w:r>
      <w:r w:rsidR="00C11A02">
        <w:rPr>
          <w:rFonts w:ascii="Times New Roman" w:eastAsia="Times New Roman" w:hAnsi="Times New Roman" w:cs="Times New Roman"/>
        </w:rPr>
        <w:t xml:space="preserve"> </w:t>
      </w:r>
      <w:r w:rsidRPr="00BF2DFB">
        <w:rPr>
          <w:rFonts w:ascii="Times New Roman" w:eastAsia="Times New Roman" w:hAnsi="Times New Roman" w:cs="Times New Roman"/>
        </w:rPr>
        <w:t xml:space="preserve">I am extremely grateful </w:t>
      </w:r>
      <w:r w:rsidR="001B4175" w:rsidRPr="00BF2DFB">
        <w:rPr>
          <w:rFonts w:ascii="Times New Roman" w:eastAsia="Times New Roman" w:hAnsi="Times New Roman" w:cs="Times New Roman"/>
        </w:rPr>
        <w:t>for his</w:t>
      </w:r>
      <w:r w:rsidRPr="00BF2DFB">
        <w:rPr>
          <w:rFonts w:ascii="Times New Roman" w:eastAsia="Times New Roman" w:hAnsi="Times New Roman" w:cs="Times New Roman"/>
        </w:rPr>
        <w:t xml:space="preserve"> able guidance, valuable technical </w:t>
      </w:r>
      <w:r w:rsidR="005C56F6" w:rsidRPr="00BF2DFB">
        <w:rPr>
          <w:rFonts w:ascii="Times New Roman" w:eastAsia="Times New Roman" w:hAnsi="Times New Roman" w:cs="Times New Roman"/>
        </w:rPr>
        <w:t>inputs,</w:t>
      </w:r>
      <w:r w:rsidRPr="00BF2DFB">
        <w:rPr>
          <w:rFonts w:ascii="Times New Roman" w:eastAsia="Times New Roman" w:hAnsi="Times New Roman" w:cs="Times New Roman"/>
        </w:rPr>
        <w:t xml:space="preserve"> and useful suggestions.</w:t>
      </w:r>
    </w:p>
    <w:p w14:paraId="4428030F" w14:textId="77777777" w:rsidR="00C11A02" w:rsidRPr="00BF2DFB" w:rsidRDefault="00C11A02" w:rsidP="0076647C">
      <w:pPr>
        <w:spacing w:line="276" w:lineRule="auto"/>
        <w:rPr>
          <w:rFonts w:ascii="Times New Roman" w:eastAsia="Times New Roman" w:hAnsi="Times New Roman" w:cs="Times New Roman"/>
        </w:rPr>
      </w:pPr>
    </w:p>
    <w:p w14:paraId="298DE7C6" w14:textId="0016EE7B" w:rsidR="00627CA4" w:rsidRPr="00BF2DFB" w:rsidRDefault="00000000"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I express </w:t>
      </w:r>
      <w:r w:rsidR="0019473B" w:rsidRPr="00BF2DFB">
        <w:rPr>
          <w:rFonts w:ascii="Times New Roman" w:eastAsia="Times New Roman" w:hAnsi="Times New Roman" w:cs="Times New Roman"/>
        </w:rPr>
        <w:t xml:space="preserve">my </w:t>
      </w:r>
      <w:r w:rsidRPr="00BF2DFB">
        <w:rPr>
          <w:rFonts w:ascii="Times New Roman" w:eastAsia="Times New Roman" w:hAnsi="Times New Roman" w:cs="Times New Roman"/>
        </w:rPr>
        <w:t xml:space="preserve">sincere thanks and gratitude to our Director, BITS Pilani, Dubai Campus, </w:t>
      </w:r>
      <w:r w:rsidRPr="00BF2DFB">
        <w:rPr>
          <w:rFonts w:ascii="Times New Roman" w:eastAsia="Times New Roman" w:hAnsi="Times New Roman" w:cs="Times New Roman"/>
          <w:b/>
        </w:rPr>
        <w:t xml:space="preserve">Prof. Dr. M.P. </w:t>
      </w:r>
      <w:r w:rsidR="0019473B" w:rsidRPr="00BF2DFB">
        <w:rPr>
          <w:rFonts w:ascii="Times New Roman" w:eastAsia="Times New Roman" w:hAnsi="Times New Roman" w:cs="Times New Roman"/>
          <w:b/>
        </w:rPr>
        <w:t>Srinivasan</w:t>
      </w:r>
      <w:r w:rsidR="0019473B" w:rsidRPr="00BF2DFB">
        <w:rPr>
          <w:rFonts w:ascii="Times New Roman" w:eastAsia="Times New Roman" w:hAnsi="Times New Roman" w:cs="Times New Roman"/>
          <w:bCs/>
        </w:rPr>
        <w:t>,</w:t>
      </w:r>
      <w:r w:rsidR="0019473B" w:rsidRPr="00BF2DFB">
        <w:rPr>
          <w:rFonts w:ascii="Times New Roman" w:eastAsia="Times New Roman" w:hAnsi="Times New Roman" w:cs="Times New Roman"/>
          <w:b/>
        </w:rPr>
        <w:t xml:space="preserve"> </w:t>
      </w:r>
      <w:r w:rsidR="0019473B" w:rsidRPr="00BF2DFB">
        <w:rPr>
          <w:rFonts w:ascii="Times New Roman" w:eastAsia="Times New Roman" w:hAnsi="Times New Roman" w:cs="Times New Roman"/>
          <w:bCs/>
        </w:rPr>
        <w:t>and</w:t>
      </w:r>
      <w:r w:rsidRPr="00BF2DFB">
        <w:rPr>
          <w:rFonts w:ascii="Times New Roman" w:eastAsia="Times New Roman" w:hAnsi="Times New Roman" w:cs="Times New Roman"/>
          <w:b/>
        </w:rPr>
        <w:t xml:space="preserve"> </w:t>
      </w:r>
      <w:r w:rsidRPr="00BF2DFB">
        <w:rPr>
          <w:rFonts w:ascii="Times New Roman" w:eastAsia="Times New Roman" w:hAnsi="Times New Roman" w:cs="Times New Roman"/>
        </w:rPr>
        <w:t xml:space="preserve">Project Ins/ i/c </w:t>
      </w:r>
      <w:r w:rsidRPr="00BF2DFB">
        <w:rPr>
          <w:rFonts w:ascii="Times New Roman" w:eastAsia="Times New Roman" w:hAnsi="Times New Roman" w:cs="Times New Roman"/>
          <w:b/>
          <w:bCs/>
        </w:rPr>
        <w:t>Dr. B. Vijayakumar</w:t>
      </w:r>
      <w:r w:rsidRPr="00BF2DFB">
        <w:rPr>
          <w:rFonts w:ascii="Times New Roman" w:eastAsia="Times New Roman" w:hAnsi="Times New Roman" w:cs="Times New Roman"/>
        </w:rPr>
        <w:t xml:space="preserve"> for their motivation, </w:t>
      </w:r>
      <w:r w:rsidR="005C56F6" w:rsidRPr="00BF2DFB">
        <w:rPr>
          <w:rFonts w:ascii="Times New Roman" w:eastAsia="Times New Roman" w:hAnsi="Times New Roman" w:cs="Times New Roman"/>
        </w:rPr>
        <w:t>encouragement,</w:t>
      </w:r>
      <w:r w:rsidRPr="00BF2DFB">
        <w:rPr>
          <w:rFonts w:ascii="Times New Roman" w:eastAsia="Times New Roman" w:hAnsi="Times New Roman" w:cs="Times New Roman"/>
        </w:rPr>
        <w:t xml:space="preserve"> and support to pursue my Project.</w:t>
      </w:r>
    </w:p>
    <w:p w14:paraId="2C1B9861" w14:textId="77777777" w:rsidR="00EC4CDB" w:rsidRPr="00BF2DFB" w:rsidRDefault="00EC4CDB" w:rsidP="0076647C">
      <w:pPr>
        <w:spacing w:line="276" w:lineRule="auto"/>
        <w:jc w:val="both"/>
        <w:rPr>
          <w:rFonts w:ascii="Times New Roman" w:eastAsia="Times New Roman" w:hAnsi="Times New Roman" w:cs="Times New Roman"/>
        </w:rPr>
      </w:pPr>
    </w:p>
    <w:p w14:paraId="4ABA670E" w14:textId="77777777" w:rsidR="00C11A02" w:rsidRPr="00C11A02" w:rsidRDefault="00C11A02" w:rsidP="0076647C">
      <w:pPr>
        <w:spacing w:line="276" w:lineRule="auto"/>
        <w:jc w:val="both"/>
        <w:rPr>
          <w:rFonts w:ascii="Times New Roman" w:eastAsia="Times New Roman" w:hAnsi="Times New Roman" w:cs="Times New Roman"/>
        </w:rPr>
      </w:pPr>
      <w:r w:rsidRPr="00C11A02">
        <w:rPr>
          <w:rFonts w:ascii="Times New Roman" w:eastAsia="Times New Roman" w:hAnsi="Times New Roman" w:cs="Times New Roman"/>
        </w:rPr>
        <w:t>I would also like to thank my family for their constant encouragement and positivity that helped me in the successful completion of the project.</w:t>
      </w:r>
    </w:p>
    <w:p w14:paraId="6C105023" w14:textId="77777777" w:rsidR="00C11A02" w:rsidRPr="00C11A02" w:rsidRDefault="00C11A02" w:rsidP="0076647C">
      <w:pPr>
        <w:spacing w:line="276" w:lineRule="auto"/>
        <w:jc w:val="both"/>
        <w:rPr>
          <w:rFonts w:ascii="Times New Roman" w:eastAsia="Times New Roman" w:hAnsi="Times New Roman" w:cs="Times New Roman"/>
        </w:rPr>
      </w:pPr>
    </w:p>
    <w:p w14:paraId="4E47367A" w14:textId="77777777" w:rsidR="00172D57" w:rsidRDefault="00172D57" w:rsidP="0076647C">
      <w:pPr>
        <w:spacing w:line="276" w:lineRule="auto"/>
        <w:jc w:val="both"/>
        <w:rPr>
          <w:rFonts w:ascii="Times New Roman" w:eastAsia="Times New Roman" w:hAnsi="Times New Roman" w:cs="Times New Roman"/>
        </w:rPr>
      </w:pPr>
    </w:p>
    <w:p w14:paraId="560E8370" w14:textId="77777777" w:rsidR="003269C0" w:rsidRDefault="003269C0" w:rsidP="0076647C">
      <w:pPr>
        <w:spacing w:line="276" w:lineRule="auto"/>
        <w:jc w:val="both"/>
        <w:rPr>
          <w:rFonts w:ascii="Times New Roman" w:eastAsia="Times New Roman" w:hAnsi="Times New Roman" w:cs="Times New Roman"/>
        </w:rPr>
      </w:pPr>
    </w:p>
    <w:p w14:paraId="63B5D78D" w14:textId="77777777" w:rsidR="003269C0" w:rsidRPr="00BF2DFB" w:rsidRDefault="003269C0" w:rsidP="0076647C">
      <w:pPr>
        <w:spacing w:line="276" w:lineRule="auto"/>
        <w:jc w:val="both"/>
        <w:rPr>
          <w:rFonts w:ascii="Times New Roman" w:eastAsia="Times New Roman" w:hAnsi="Times New Roman" w:cs="Times New Roman"/>
        </w:rPr>
      </w:pPr>
    </w:p>
    <w:p w14:paraId="6A2F744B" w14:textId="77777777" w:rsidR="00172D57" w:rsidRPr="00BF2DFB" w:rsidRDefault="00172D57" w:rsidP="0076647C">
      <w:pPr>
        <w:spacing w:line="276" w:lineRule="auto"/>
        <w:jc w:val="both"/>
        <w:rPr>
          <w:rFonts w:ascii="Times New Roman" w:eastAsia="Times New Roman" w:hAnsi="Times New Roman" w:cs="Times New Roman"/>
        </w:rPr>
      </w:pPr>
    </w:p>
    <w:p w14:paraId="7D200A21" w14:textId="77777777" w:rsidR="00172D57" w:rsidRPr="00BF2DFB" w:rsidRDefault="00172D57" w:rsidP="0076647C">
      <w:pPr>
        <w:spacing w:line="276" w:lineRule="auto"/>
        <w:jc w:val="both"/>
        <w:rPr>
          <w:rFonts w:ascii="Times New Roman" w:eastAsia="Times New Roman" w:hAnsi="Times New Roman" w:cs="Times New Roman"/>
        </w:rPr>
      </w:pPr>
    </w:p>
    <w:p w14:paraId="77D2392A" w14:textId="77777777" w:rsidR="00172D57" w:rsidRPr="00BF2DFB" w:rsidRDefault="00172D57" w:rsidP="0076647C">
      <w:pPr>
        <w:spacing w:line="276" w:lineRule="auto"/>
        <w:jc w:val="both"/>
        <w:rPr>
          <w:rFonts w:ascii="Times New Roman" w:eastAsia="Times New Roman" w:hAnsi="Times New Roman" w:cs="Times New Roman"/>
        </w:rPr>
      </w:pPr>
    </w:p>
    <w:p w14:paraId="1E1B988B" w14:textId="77777777" w:rsidR="00172D57" w:rsidRPr="00BF2DFB" w:rsidRDefault="00172D57" w:rsidP="0076647C">
      <w:pPr>
        <w:spacing w:line="276" w:lineRule="auto"/>
        <w:jc w:val="both"/>
        <w:rPr>
          <w:rFonts w:ascii="Times New Roman" w:eastAsia="Times New Roman" w:hAnsi="Times New Roman" w:cs="Times New Roman"/>
        </w:rPr>
      </w:pPr>
    </w:p>
    <w:p w14:paraId="5EA7FE75" w14:textId="77777777" w:rsidR="00172D57" w:rsidRPr="00BF2DFB" w:rsidRDefault="00172D57" w:rsidP="0076647C">
      <w:pPr>
        <w:spacing w:line="276" w:lineRule="auto"/>
        <w:jc w:val="both"/>
        <w:rPr>
          <w:rFonts w:ascii="Times New Roman" w:eastAsia="Times New Roman" w:hAnsi="Times New Roman" w:cs="Times New Roman"/>
        </w:rPr>
      </w:pPr>
    </w:p>
    <w:p w14:paraId="2A4DD446" w14:textId="363D293A" w:rsidR="00627CA4" w:rsidRPr="00BF2DFB" w:rsidRDefault="005C56F6" w:rsidP="0076647C">
      <w:pPr>
        <w:spacing w:line="276" w:lineRule="auto"/>
        <w:jc w:val="both"/>
        <w:rPr>
          <w:rFonts w:ascii="Times New Roman" w:eastAsia="Times New Roman" w:hAnsi="Times New Roman" w:cs="Times New Roman"/>
          <w:b/>
        </w:rPr>
      </w:pPr>
      <w:r w:rsidRPr="00C11A02">
        <w:rPr>
          <w:rFonts w:ascii="Times New Roman" w:eastAsia="Times New Roman" w:hAnsi="Times New Roman" w:cs="Times New Roman"/>
          <w:bCs/>
        </w:rPr>
        <w:t>Name:</w:t>
      </w:r>
      <w:r w:rsidRPr="00BF2DFB">
        <w:rPr>
          <w:rFonts w:ascii="Times New Roman" w:eastAsia="Times New Roman" w:hAnsi="Times New Roman" w:cs="Times New Roman"/>
          <w:b/>
        </w:rPr>
        <w:t xml:space="preserve"> </w:t>
      </w:r>
      <w:r w:rsidR="00C11A02" w:rsidRPr="00BF2DFB">
        <w:rPr>
          <w:rFonts w:ascii="Times New Roman" w:eastAsia="Times New Roman" w:hAnsi="Times New Roman" w:cs="Times New Roman"/>
          <w:b/>
        </w:rPr>
        <w:t>VANSH JAIN</w:t>
      </w:r>
    </w:p>
    <w:p w14:paraId="06D54180" w14:textId="409FECC8" w:rsidR="00627CA4" w:rsidRPr="00BF2DFB" w:rsidRDefault="00000000" w:rsidP="0076647C">
      <w:pPr>
        <w:spacing w:line="276" w:lineRule="auto"/>
        <w:jc w:val="both"/>
        <w:rPr>
          <w:rFonts w:ascii="Times New Roman" w:eastAsia="Times New Roman" w:hAnsi="Times New Roman" w:cs="Times New Roman"/>
          <w:b/>
        </w:rPr>
      </w:pPr>
      <w:r w:rsidRPr="00C11A02">
        <w:rPr>
          <w:rFonts w:ascii="Times New Roman" w:eastAsia="Times New Roman" w:hAnsi="Times New Roman" w:cs="Times New Roman"/>
          <w:bCs/>
        </w:rPr>
        <w:t xml:space="preserve">ID </w:t>
      </w:r>
      <w:r w:rsidR="00C77122" w:rsidRPr="00C11A02">
        <w:rPr>
          <w:rFonts w:ascii="Times New Roman" w:eastAsia="Times New Roman" w:hAnsi="Times New Roman" w:cs="Times New Roman"/>
          <w:bCs/>
        </w:rPr>
        <w:t>No.:</w:t>
      </w:r>
      <w:r w:rsidRPr="00BF2DFB">
        <w:rPr>
          <w:rFonts w:ascii="Times New Roman" w:eastAsia="Times New Roman" w:hAnsi="Times New Roman" w:cs="Times New Roman"/>
          <w:b/>
        </w:rPr>
        <w:t xml:space="preserve"> 2020A7PS0079U</w:t>
      </w:r>
    </w:p>
    <w:p w14:paraId="3383D564" w14:textId="77777777" w:rsidR="00EC4CDB" w:rsidRPr="00BF2DFB" w:rsidRDefault="00EC4CDB" w:rsidP="0076647C">
      <w:pPr>
        <w:spacing w:line="276" w:lineRule="auto"/>
        <w:jc w:val="both"/>
        <w:rPr>
          <w:rFonts w:ascii="Times New Roman" w:eastAsia="Times New Roman" w:hAnsi="Times New Roman" w:cs="Times New Roman"/>
          <w:b/>
        </w:rPr>
      </w:pPr>
    </w:p>
    <w:p w14:paraId="0F2BD831" w14:textId="77777777" w:rsidR="00EC4CDB" w:rsidRPr="00BF2DFB" w:rsidRDefault="00EC4CDB" w:rsidP="0076647C">
      <w:pPr>
        <w:spacing w:line="276" w:lineRule="auto"/>
        <w:jc w:val="both"/>
        <w:rPr>
          <w:rFonts w:ascii="Times New Roman" w:eastAsia="Times New Roman" w:hAnsi="Times New Roman" w:cs="Times New Roman"/>
          <w:b/>
        </w:rPr>
      </w:pPr>
    </w:p>
    <w:p w14:paraId="590EA1AC" w14:textId="77777777" w:rsidR="00EC4CDB" w:rsidRPr="00BF2DFB" w:rsidRDefault="00EC4CDB" w:rsidP="0076647C">
      <w:pPr>
        <w:spacing w:line="276" w:lineRule="auto"/>
        <w:jc w:val="both"/>
        <w:rPr>
          <w:rFonts w:ascii="Times New Roman" w:eastAsia="Times New Roman" w:hAnsi="Times New Roman" w:cs="Times New Roman"/>
          <w:b/>
        </w:rPr>
      </w:pPr>
    </w:p>
    <w:p w14:paraId="49B9C514" w14:textId="77777777" w:rsidR="00EC4CDB" w:rsidRPr="00BF2DFB" w:rsidRDefault="00EC4CDB" w:rsidP="0076647C">
      <w:pPr>
        <w:spacing w:line="276" w:lineRule="auto"/>
        <w:jc w:val="both"/>
        <w:rPr>
          <w:rFonts w:ascii="Times New Roman" w:eastAsia="Times New Roman" w:hAnsi="Times New Roman" w:cs="Times New Roman"/>
          <w:b/>
        </w:rPr>
      </w:pPr>
    </w:p>
    <w:p w14:paraId="7E0A54F4" w14:textId="77777777" w:rsidR="00627CA4" w:rsidRPr="00BF2DFB" w:rsidRDefault="00627CA4" w:rsidP="0076647C">
      <w:pPr>
        <w:spacing w:line="276" w:lineRule="auto"/>
        <w:jc w:val="both"/>
        <w:rPr>
          <w:rFonts w:ascii="Times New Roman" w:eastAsia="Times New Roman" w:hAnsi="Times New Roman" w:cs="Times New Roman"/>
          <w:b/>
        </w:rPr>
      </w:pPr>
    </w:p>
    <w:p w14:paraId="6DA6EE00" w14:textId="77777777" w:rsidR="00EC4CDB" w:rsidRPr="00BF2DFB" w:rsidRDefault="00EC4CDB" w:rsidP="0076647C">
      <w:pPr>
        <w:spacing w:line="276" w:lineRule="auto"/>
        <w:jc w:val="both"/>
        <w:rPr>
          <w:rFonts w:ascii="Times New Roman" w:eastAsia="Times New Roman" w:hAnsi="Times New Roman" w:cs="Times New Roman"/>
          <w:b/>
        </w:rPr>
      </w:pPr>
    </w:p>
    <w:p w14:paraId="6D6A22A1" w14:textId="77777777" w:rsidR="00627CA4" w:rsidRDefault="00627CA4" w:rsidP="0076647C">
      <w:pPr>
        <w:spacing w:line="276" w:lineRule="auto"/>
        <w:jc w:val="both"/>
        <w:rPr>
          <w:rFonts w:ascii="Times New Roman" w:eastAsia="Times New Roman" w:hAnsi="Times New Roman" w:cs="Times New Roman"/>
          <w:b/>
        </w:rPr>
      </w:pPr>
    </w:p>
    <w:p w14:paraId="4C8337CD" w14:textId="77777777" w:rsidR="00AC6D9D" w:rsidRDefault="00AC6D9D" w:rsidP="0076647C">
      <w:pPr>
        <w:spacing w:line="276" w:lineRule="auto"/>
        <w:jc w:val="both"/>
        <w:rPr>
          <w:rFonts w:ascii="Times New Roman" w:eastAsia="Times New Roman" w:hAnsi="Times New Roman" w:cs="Times New Roman"/>
          <w:b/>
        </w:rPr>
      </w:pPr>
    </w:p>
    <w:p w14:paraId="6F8A2D17" w14:textId="77777777" w:rsidR="00AC6D9D" w:rsidRPr="00BF2DFB" w:rsidRDefault="00AC6D9D" w:rsidP="0076647C">
      <w:pPr>
        <w:spacing w:line="276" w:lineRule="auto"/>
        <w:jc w:val="both"/>
        <w:rPr>
          <w:rFonts w:ascii="Times New Roman" w:eastAsia="Times New Roman" w:hAnsi="Times New Roman" w:cs="Times New Roman"/>
          <w:b/>
        </w:rPr>
      </w:pPr>
    </w:p>
    <w:p w14:paraId="1BBF5C6C" w14:textId="77777777" w:rsidR="00627CA4" w:rsidRPr="00BF2DFB" w:rsidRDefault="00627CA4" w:rsidP="0076647C">
      <w:pPr>
        <w:spacing w:line="276" w:lineRule="auto"/>
        <w:jc w:val="both"/>
        <w:rPr>
          <w:rFonts w:ascii="Times New Roman" w:eastAsia="Times New Roman" w:hAnsi="Times New Roman" w:cs="Times New Roman"/>
          <w:b/>
        </w:rPr>
      </w:pPr>
    </w:p>
    <w:p w14:paraId="17495E4C" w14:textId="77777777" w:rsidR="00627CA4" w:rsidRPr="00BF2DFB" w:rsidRDefault="00627CA4" w:rsidP="0076647C">
      <w:pPr>
        <w:spacing w:line="276" w:lineRule="auto"/>
        <w:jc w:val="both"/>
        <w:rPr>
          <w:rFonts w:ascii="Times New Roman" w:eastAsia="Times New Roman" w:hAnsi="Times New Roman" w:cs="Times New Roman"/>
          <w:b/>
        </w:rPr>
      </w:pPr>
    </w:p>
    <w:p w14:paraId="31423AC0" w14:textId="77777777" w:rsidR="00EC4CDB" w:rsidRPr="00BF2DFB" w:rsidRDefault="00EC4CDB" w:rsidP="0076647C">
      <w:pPr>
        <w:spacing w:line="276" w:lineRule="auto"/>
        <w:jc w:val="center"/>
        <w:rPr>
          <w:rFonts w:ascii="Times New Roman" w:eastAsia="Times New Roman" w:hAnsi="Times New Roman" w:cs="Times New Roman"/>
          <w:b/>
          <w:sz w:val="28"/>
          <w:szCs w:val="28"/>
          <w:u w:val="single"/>
        </w:rPr>
      </w:pPr>
    </w:p>
    <w:p w14:paraId="7CA576EF" w14:textId="77777777" w:rsidR="00EC4CDB" w:rsidRPr="00BF2DFB" w:rsidRDefault="00EC4CDB" w:rsidP="0076647C">
      <w:pPr>
        <w:spacing w:line="276" w:lineRule="auto"/>
        <w:jc w:val="center"/>
        <w:rPr>
          <w:rFonts w:ascii="Times New Roman" w:eastAsia="Times New Roman" w:hAnsi="Times New Roman" w:cs="Times New Roman"/>
          <w:b/>
          <w:sz w:val="28"/>
          <w:szCs w:val="28"/>
          <w:u w:val="single"/>
        </w:rPr>
      </w:pPr>
    </w:p>
    <w:p w14:paraId="68B5CDD0" w14:textId="54D4A407" w:rsidR="00627CA4" w:rsidRPr="00BF2DFB" w:rsidRDefault="00000000" w:rsidP="0076647C">
      <w:pPr>
        <w:spacing w:line="276" w:lineRule="auto"/>
        <w:jc w:val="center"/>
        <w:rPr>
          <w:rFonts w:ascii="Times New Roman" w:eastAsia="Times New Roman" w:hAnsi="Times New Roman" w:cs="Times New Roman"/>
          <w:b/>
          <w:sz w:val="28"/>
          <w:szCs w:val="28"/>
          <w:u w:val="single"/>
        </w:rPr>
      </w:pPr>
      <w:r w:rsidRPr="00BF2DFB">
        <w:rPr>
          <w:rFonts w:ascii="Times New Roman" w:eastAsia="Times New Roman" w:hAnsi="Times New Roman" w:cs="Times New Roman"/>
          <w:b/>
          <w:sz w:val="28"/>
          <w:szCs w:val="28"/>
          <w:u w:val="single"/>
        </w:rPr>
        <w:lastRenderedPageBreak/>
        <w:t>CERTIFICATE</w:t>
      </w:r>
    </w:p>
    <w:p w14:paraId="585F1537" w14:textId="77777777" w:rsidR="003269C0" w:rsidRPr="00BF2DFB" w:rsidRDefault="003269C0" w:rsidP="0076647C">
      <w:pPr>
        <w:spacing w:line="276" w:lineRule="auto"/>
        <w:jc w:val="center"/>
        <w:rPr>
          <w:rFonts w:ascii="Times New Roman" w:eastAsia="Times New Roman" w:hAnsi="Times New Roman" w:cs="Times New Roman"/>
          <w:sz w:val="28"/>
          <w:szCs w:val="28"/>
        </w:rPr>
      </w:pPr>
    </w:p>
    <w:p w14:paraId="6889BD93" w14:textId="77777777" w:rsidR="00627CA4" w:rsidRPr="00BF2DFB" w:rsidRDefault="00627CA4" w:rsidP="0076647C">
      <w:pPr>
        <w:spacing w:line="276" w:lineRule="auto"/>
        <w:rPr>
          <w:rFonts w:ascii="Times New Roman" w:eastAsia="Times New Roman" w:hAnsi="Times New Roman" w:cs="Times New Roman"/>
          <w:sz w:val="28"/>
          <w:szCs w:val="28"/>
        </w:rPr>
      </w:pPr>
    </w:p>
    <w:p w14:paraId="073A9DA7" w14:textId="2349907C" w:rsidR="00627CA4" w:rsidRPr="00BF2DFB" w:rsidRDefault="00000000" w:rsidP="0076647C">
      <w:pPr>
        <w:spacing w:line="276" w:lineRule="auto"/>
        <w:rPr>
          <w:rFonts w:ascii="Times New Roman" w:eastAsia="Times New Roman" w:hAnsi="Times New Roman" w:cs="Times New Roman"/>
          <w:b/>
          <w:color w:val="0000FF"/>
        </w:rPr>
      </w:pPr>
      <w:r w:rsidRPr="00BF2DFB">
        <w:rPr>
          <w:rFonts w:ascii="Times New Roman" w:eastAsia="Times New Roman" w:hAnsi="Times New Roman" w:cs="Times New Roman"/>
        </w:rPr>
        <w:t xml:space="preserve">This is to certify that the Mid Semester Project Report entitled, </w:t>
      </w:r>
      <w:r w:rsidR="00F8319C" w:rsidRPr="00BF2DFB">
        <w:rPr>
          <w:rFonts w:ascii="Times New Roman" w:eastAsia="Times New Roman" w:hAnsi="Times New Roman" w:cs="Times New Roman"/>
          <w:b/>
          <w:color w:val="0000FF"/>
          <w:u w:val="single"/>
        </w:rPr>
        <w:t xml:space="preserve">Prediction of Employee Success using Data Science </w:t>
      </w:r>
      <w:r w:rsidRPr="00BF2DFB">
        <w:rPr>
          <w:rFonts w:ascii="Times New Roman" w:eastAsia="Times New Roman" w:hAnsi="Times New Roman" w:cs="Times New Roman"/>
        </w:rPr>
        <w:t xml:space="preserve">and submitted by </w:t>
      </w:r>
      <w:r w:rsidRPr="00BF2DFB">
        <w:rPr>
          <w:rFonts w:ascii="Times New Roman" w:eastAsia="Times New Roman" w:hAnsi="Times New Roman" w:cs="Times New Roman"/>
          <w:b/>
          <w:color w:val="0000FF"/>
          <w:u w:val="single"/>
        </w:rPr>
        <w:t>Vansh Jain, ID No. 2020A7PS00</w:t>
      </w:r>
      <w:r w:rsidR="00D704F2" w:rsidRPr="00BF2DFB">
        <w:rPr>
          <w:rFonts w:ascii="Times New Roman" w:eastAsia="Times New Roman" w:hAnsi="Times New Roman" w:cs="Times New Roman"/>
          <w:b/>
          <w:color w:val="0000FF"/>
          <w:u w:val="single"/>
        </w:rPr>
        <w:t>7</w:t>
      </w:r>
      <w:r w:rsidR="00F8319C" w:rsidRPr="00BF2DFB">
        <w:rPr>
          <w:rFonts w:ascii="Times New Roman" w:eastAsia="Times New Roman" w:hAnsi="Times New Roman" w:cs="Times New Roman"/>
          <w:b/>
          <w:color w:val="0000FF"/>
          <w:u w:val="single"/>
        </w:rPr>
        <w:t>9</w:t>
      </w:r>
      <w:r w:rsidRPr="00BF2DFB">
        <w:rPr>
          <w:rFonts w:ascii="Times New Roman" w:eastAsia="Times New Roman" w:hAnsi="Times New Roman" w:cs="Times New Roman"/>
          <w:b/>
          <w:color w:val="0000FF"/>
          <w:u w:val="single"/>
        </w:rPr>
        <w:t>U</w:t>
      </w:r>
      <w:r w:rsidRPr="00BF2DFB">
        <w:rPr>
          <w:rFonts w:ascii="Times New Roman" w:eastAsia="Times New Roman" w:hAnsi="Times New Roman" w:cs="Times New Roman"/>
        </w:rPr>
        <w:t xml:space="preserve"> in fulfilment of the requirement </w:t>
      </w:r>
      <w:r w:rsidR="00C77122" w:rsidRPr="00BF2DFB">
        <w:rPr>
          <w:rFonts w:ascii="Times New Roman" w:eastAsia="Times New Roman" w:hAnsi="Times New Roman" w:cs="Times New Roman"/>
        </w:rPr>
        <w:t>of CS</w:t>
      </w:r>
      <w:r w:rsidRPr="00BF2DFB">
        <w:rPr>
          <w:rFonts w:ascii="Times New Roman" w:eastAsia="Times New Roman" w:hAnsi="Times New Roman" w:cs="Times New Roman"/>
        </w:rPr>
        <w:t xml:space="preserve"> F376, DESIGN PROJECT embodies the work done by her under my supervision.</w:t>
      </w:r>
    </w:p>
    <w:p w14:paraId="6EBEBCB3" w14:textId="77777777" w:rsidR="00627CA4" w:rsidRPr="00BF2DFB" w:rsidRDefault="00627CA4" w:rsidP="0076647C">
      <w:pPr>
        <w:spacing w:line="276" w:lineRule="auto"/>
        <w:rPr>
          <w:rFonts w:ascii="Times New Roman" w:eastAsia="Times New Roman" w:hAnsi="Times New Roman" w:cs="Times New Roman"/>
        </w:rPr>
      </w:pPr>
    </w:p>
    <w:p w14:paraId="2659FF3D" w14:textId="77777777" w:rsidR="00627CA4" w:rsidRPr="00BF2DFB" w:rsidRDefault="00627CA4" w:rsidP="0076647C">
      <w:pPr>
        <w:spacing w:line="276" w:lineRule="auto"/>
        <w:rPr>
          <w:rFonts w:ascii="Times New Roman" w:eastAsia="Times New Roman" w:hAnsi="Times New Roman" w:cs="Times New Roman"/>
        </w:rPr>
      </w:pPr>
    </w:p>
    <w:p w14:paraId="65A18353" w14:textId="77777777" w:rsidR="00627CA4" w:rsidRPr="00BF2DFB" w:rsidRDefault="00627CA4" w:rsidP="0076647C">
      <w:pPr>
        <w:spacing w:line="276" w:lineRule="auto"/>
        <w:rPr>
          <w:rFonts w:ascii="Times New Roman" w:eastAsia="Times New Roman" w:hAnsi="Times New Roman" w:cs="Times New Roman"/>
        </w:rPr>
      </w:pPr>
    </w:p>
    <w:p w14:paraId="003801E4" w14:textId="77777777" w:rsidR="00627CA4" w:rsidRPr="00BF2DFB" w:rsidRDefault="00627CA4" w:rsidP="0076647C">
      <w:pPr>
        <w:spacing w:line="276" w:lineRule="auto"/>
        <w:rPr>
          <w:rFonts w:ascii="Times New Roman" w:eastAsia="Times New Roman" w:hAnsi="Times New Roman" w:cs="Times New Roman"/>
        </w:rPr>
      </w:pPr>
    </w:p>
    <w:p w14:paraId="7FAD292B" w14:textId="77777777" w:rsidR="00627CA4" w:rsidRPr="00BF2DFB" w:rsidRDefault="00627CA4" w:rsidP="0076647C">
      <w:pPr>
        <w:spacing w:line="276" w:lineRule="auto"/>
        <w:rPr>
          <w:rFonts w:ascii="Times New Roman" w:eastAsia="Times New Roman" w:hAnsi="Times New Roman" w:cs="Times New Roman"/>
        </w:rPr>
      </w:pPr>
    </w:p>
    <w:p w14:paraId="3111504F" w14:textId="77777777" w:rsidR="00627CA4" w:rsidRPr="00BF2DFB" w:rsidRDefault="00627CA4" w:rsidP="0076647C">
      <w:pPr>
        <w:spacing w:line="276" w:lineRule="auto"/>
        <w:rPr>
          <w:rFonts w:ascii="Times New Roman" w:eastAsia="Times New Roman" w:hAnsi="Times New Roman" w:cs="Times New Roman"/>
        </w:rPr>
      </w:pPr>
    </w:p>
    <w:p w14:paraId="0042A7F7" w14:textId="77777777" w:rsidR="00627CA4" w:rsidRPr="00BF2DFB" w:rsidRDefault="00627CA4" w:rsidP="0076647C">
      <w:pPr>
        <w:spacing w:line="276" w:lineRule="auto"/>
        <w:rPr>
          <w:rFonts w:ascii="Times New Roman" w:eastAsia="Times New Roman" w:hAnsi="Times New Roman" w:cs="Times New Roman"/>
        </w:rPr>
      </w:pPr>
    </w:p>
    <w:p w14:paraId="18326A3A" w14:textId="77777777" w:rsidR="00627CA4" w:rsidRPr="00BF2DFB" w:rsidRDefault="00627CA4" w:rsidP="0076647C">
      <w:pPr>
        <w:spacing w:line="276" w:lineRule="auto"/>
        <w:rPr>
          <w:rFonts w:ascii="Times New Roman" w:eastAsia="Times New Roman" w:hAnsi="Times New Roman" w:cs="Times New Roman"/>
        </w:rPr>
      </w:pPr>
    </w:p>
    <w:p w14:paraId="6121EF16" w14:textId="77777777" w:rsidR="00627CA4" w:rsidRPr="00BF2DFB" w:rsidRDefault="00627CA4" w:rsidP="0076647C">
      <w:pPr>
        <w:spacing w:line="276" w:lineRule="auto"/>
        <w:rPr>
          <w:rFonts w:ascii="Times New Roman" w:eastAsia="Times New Roman" w:hAnsi="Times New Roman" w:cs="Times New Roman"/>
        </w:rPr>
      </w:pPr>
    </w:p>
    <w:p w14:paraId="34B69132" w14:textId="77777777" w:rsidR="00EC4CDB" w:rsidRPr="00BF2DFB" w:rsidRDefault="00EC4CDB" w:rsidP="0076647C">
      <w:pPr>
        <w:spacing w:line="276" w:lineRule="auto"/>
        <w:rPr>
          <w:rFonts w:ascii="Times New Roman" w:eastAsia="Times New Roman" w:hAnsi="Times New Roman" w:cs="Times New Roman"/>
        </w:rPr>
      </w:pPr>
    </w:p>
    <w:p w14:paraId="03B36D0C" w14:textId="77777777" w:rsidR="00EC4CDB" w:rsidRPr="00BF2DFB" w:rsidRDefault="00EC4CDB" w:rsidP="0076647C">
      <w:pPr>
        <w:spacing w:line="276" w:lineRule="auto"/>
        <w:rPr>
          <w:rFonts w:ascii="Times New Roman" w:eastAsia="Times New Roman" w:hAnsi="Times New Roman" w:cs="Times New Roman"/>
        </w:rPr>
      </w:pPr>
    </w:p>
    <w:p w14:paraId="038E44E1" w14:textId="77777777" w:rsidR="00627CA4" w:rsidRPr="00BF2DFB" w:rsidRDefault="00627CA4" w:rsidP="0076647C">
      <w:pPr>
        <w:spacing w:line="276" w:lineRule="auto"/>
        <w:rPr>
          <w:rFonts w:ascii="Times New Roman" w:eastAsia="Times New Roman" w:hAnsi="Times New Roman" w:cs="Times New Roman"/>
        </w:rPr>
      </w:pPr>
    </w:p>
    <w:p w14:paraId="6D091AAB" w14:textId="3ABFD935" w:rsidR="00627CA4" w:rsidRPr="00BF2DFB" w:rsidRDefault="00000000" w:rsidP="0076647C">
      <w:pPr>
        <w:tabs>
          <w:tab w:val="left" w:pos="5760"/>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Date: </w:t>
      </w:r>
      <w:r w:rsidR="0027221D" w:rsidRPr="00BF2DFB">
        <w:rPr>
          <w:rFonts w:ascii="Times New Roman" w:eastAsia="Times New Roman" w:hAnsi="Times New Roman" w:cs="Times New Roman"/>
        </w:rPr>
        <w:t>2</w:t>
      </w:r>
      <w:r w:rsidR="003269C0">
        <w:rPr>
          <w:rFonts w:ascii="Times New Roman" w:eastAsia="Times New Roman" w:hAnsi="Times New Roman" w:cs="Times New Roman"/>
        </w:rPr>
        <w:t>2</w:t>
      </w:r>
      <w:r w:rsidRPr="00BF2DFB">
        <w:rPr>
          <w:rFonts w:ascii="Times New Roman" w:eastAsia="Times New Roman" w:hAnsi="Times New Roman" w:cs="Times New Roman"/>
        </w:rPr>
        <w:t>-0</w:t>
      </w:r>
      <w:r w:rsidR="0027221D" w:rsidRPr="00BF2DFB">
        <w:rPr>
          <w:rFonts w:ascii="Times New Roman" w:eastAsia="Times New Roman" w:hAnsi="Times New Roman" w:cs="Times New Roman"/>
        </w:rPr>
        <w:t>5</w:t>
      </w:r>
      <w:r w:rsidRPr="00BF2DFB">
        <w:rPr>
          <w:rFonts w:ascii="Times New Roman" w:eastAsia="Times New Roman" w:hAnsi="Times New Roman" w:cs="Times New Roman"/>
        </w:rPr>
        <w:t>-2023                                                            Signature of the Supervisor</w:t>
      </w:r>
    </w:p>
    <w:p w14:paraId="115104D7" w14:textId="77777777" w:rsidR="00627CA4" w:rsidRPr="00BF2DFB" w:rsidRDefault="00627CA4" w:rsidP="0076647C">
      <w:pPr>
        <w:spacing w:line="276" w:lineRule="auto"/>
        <w:jc w:val="right"/>
        <w:rPr>
          <w:rFonts w:ascii="Times New Roman" w:eastAsia="Times New Roman" w:hAnsi="Times New Roman" w:cs="Times New Roman"/>
        </w:rPr>
      </w:pPr>
    </w:p>
    <w:p w14:paraId="6C33632D" w14:textId="77777777" w:rsidR="00627CA4" w:rsidRPr="00BF2DFB" w:rsidRDefault="00000000"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                                                                                        Name: Dr. Siddhaling Urolagin</w:t>
      </w:r>
    </w:p>
    <w:p w14:paraId="0A70A299" w14:textId="77777777" w:rsidR="00627CA4" w:rsidRPr="00BF2DFB" w:rsidRDefault="00000000"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                                                                                        Designation: </w:t>
      </w:r>
      <w:r w:rsidRPr="00BF2DFB">
        <w:rPr>
          <w:rFonts w:ascii="Times New Roman" w:eastAsia="Times New Roman" w:hAnsi="Times New Roman" w:cs="Times New Roman"/>
          <w:sz w:val="18"/>
          <w:szCs w:val="18"/>
        </w:rPr>
        <w:t xml:space="preserve"> </w:t>
      </w:r>
      <w:r w:rsidRPr="00BF2DFB">
        <w:rPr>
          <w:rFonts w:ascii="Times New Roman" w:eastAsia="Times New Roman" w:hAnsi="Times New Roman" w:cs="Times New Roman"/>
        </w:rPr>
        <w:t>Lecturer (CS)</w:t>
      </w:r>
    </w:p>
    <w:p w14:paraId="1E1A74C4" w14:textId="77777777" w:rsidR="00627CA4" w:rsidRPr="00BF2DFB" w:rsidRDefault="00627CA4" w:rsidP="0076647C">
      <w:pPr>
        <w:spacing w:line="276" w:lineRule="auto"/>
        <w:jc w:val="center"/>
        <w:rPr>
          <w:rFonts w:ascii="Times New Roman" w:eastAsia="Times New Roman" w:hAnsi="Times New Roman" w:cs="Times New Roman"/>
          <w:b/>
          <w:sz w:val="28"/>
          <w:szCs w:val="28"/>
          <w:u w:val="single"/>
        </w:rPr>
      </w:pPr>
    </w:p>
    <w:p w14:paraId="22B2C5AC"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64FD595F"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37BAF783"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5A5E96A0"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22959A84"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4AD7C9AA"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31C67C2B"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710D96E1" w14:textId="77777777" w:rsidR="00EC4CDB" w:rsidRPr="00BF2DFB" w:rsidRDefault="00EC4CDB" w:rsidP="0076647C">
      <w:pPr>
        <w:tabs>
          <w:tab w:val="left" w:pos="3675"/>
        </w:tabs>
        <w:spacing w:line="276" w:lineRule="auto"/>
        <w:rPr>
          <w:rFonts w:ascii="Times New Roman" w:eastAsia="Times New Roman" w:hAnsi="Times New Roman" w:cs="Times New Roman"/>
          <w:sz w:val="20"/>
          <w:szCs w:val="20"/>
        </w:rPr>
      </w:pPr>
    </w:p>
    <w:p w14:paraId="11F3E9D5" w14:textId="09EB623E" w:rsidR="00627CA4" w:rsidRPr="00BF2DFB" w:rsidRDefault="00627CA4" w:rsidP="0076647C">
      <w:pPr>
        <w:tabs>
          <w:tab w:val="left" w:pos="3675"/>
        </w:tabs>
        <w:spacing w:line="276" w:lineRule="auto"/>
        <w:rPr>
          <w:rFonts w:ascii="Times New Roman" w:eastAsia="Times New Roman" w:hAnsi="Times New Roman" w:cs="Times New Roman"/>
          <w:sz w:val="20"/>
          <w:szCs w:val="20"/>
        </w:rPr>
      </w:pPr>
    </w:p>
    <w:p w14:paraId="555E5E4E" w14:textId="77777777" w:rsidR="00627CA4" w:rsidRPr="00BF2DFB" w:rsidRDefault="00627CA4" w:rsidP="0076647C">
      <w:pPr>
        <w:spacing w:line="276" w:lineRule="auto"/>
        <w:rPr>
          <w:rFonts w:ascii="Times New Roman" w:eastAsia="Times New Roman" w:hAnsi="Times New Roman" w:cs="Times New Roman"/>
        </w:rPr>
      </w:pPr>
    </w:p>
    <w:p w14:paraId="2054AC95" w14:textId="77777777" w:rsidR="00627CA4" w:rsidRPr="00BF2DFB" w:rsidRDefault="00627CA4" w:rsidP="0076647C">
      <w:pPr>
        <w:spacing w:line="276" w:lineRule="auto"/>
        <w:rPr>
          <w:rFonts w:ascii="Times New Roman" w:eastAsia="Times New Roman" w:hAnsi="Times New Roman" w:cs="Times New Roman"/>
        </w:rPr>
      </w:pPr>
    </w:p>
    <w:p w14:paraId="2D5B9FD3" w14:textId="77777777" w:rsidR="00EC4CDB" w:rsidRPr="00BF2DFB" w:rsidRDefault="00EC4CDB" w:rsidP="0076647C">
      <w:pPr>
        <w:spacing w:line="276" w:lineRule="auto"/>
        <w:rPr>
          <w:rFonts w:ascii="Times New Roman" w:eastAsia="Times New Roman" w:hAnsi="Times New Roman" w:cs="Times New Roman"/>
        </w:rPr>
      </w:pPr>
    </w:p>
    <w:p w14:paraId="7672C20E" w14:textId="77777777" w:rsidR="00EC4CDB" w:rsidRPr="00BF2DFB" w:rsidRDefault="00EC4CDB" w:rsidP="0076647C">
      <w:pPr>
        <w:spacing w:line="276" w:lineRule="auto"/>
        <w:rPr>
          <w:rFonts w:ascii="Times New Roman" w:eastAsia="Times New Roman" w:hAnsi="Times New Roman" w:cs="Times New Roman"/>
        </w:rPr>
      </w:pPr>
    </w:p>
    <w:p w14:paraId="37286BF3" w14:textId="77777777" w:rsidR="00860E1B" w:rsidRPr="00BF2DFB" w:rsidRDefault="00860E1B" w:rsidP="0076647C">
      <w:pPr>
        <w:spacing w:line="276" w:lineRule="auto"/>
        <w:rPr>
          <w:rFonts w:ascii="Times New Roman" w:eastAsia="Times New Roman" w:hAnsi="Times New Roman" w:cs="Times New Roman"/>
        </w:rPr>
      </w:pPr>
    </w:p>
    <w:p w14:paraId="6B6D863A" w14:textId="77777777" w:rsidR="00627CA4" w:rsidRPr="00BF2DFB" w:rsidRDefault="00627CA4" w:rsidP="0076647C">
      <w:pPr>
        <w:spacing w:line="276" w:lineRule="auto"/>
        <w:rPr>
          <w:rFonts w:ascii="Times New Roman" w:eastAsia="Times New Roman" w:hAnsi="Times New Roman" w:cs="Times New Roman"/>
        </w:rPr>
      </w:pPr>
    </w:p>
    <w:p w14:paraId="719C7373" w14:textId="77777777" w:rsidR="00627CA4" w:rsidRPr="00BF2DFB" w:rsidRDefault="00627CA4" w:rsidP="0076647C">
      <w:pPr>
        <w:tabs>
          <w:tab w:val="left" w:pos="915"/>
        </w:tabs>
        <w:spacing w:line="276" w:lineRule="auto"/>
        <w:rPr>
          <w:rFonts w:ascii="Times New Roman" w:eastAsia="Times New Roman" w:hAnsi="Times New Roman" w:cs="Times New Roman"/>
          <w:b/>
          <w:smallCaps/>
          <w:u w:val="single"/>
        </w:rPr>
      </w:pPr>
    </w:p>
    <w:p w14:paraId="1F17ECB0" w14:textId="77777777" w:rsidR="00EC4CDB" w:rsidRPr="00BF2DFB" w:rsidRDefault="00EC4CDB" w:rsidP="0076647C">
      <w:pPr>
        <w:spacing w:line="276" w:lineRule="auto"/>
        <w:jc w:val="center"/>
        <w:rPr>
          <w:rFonts w:ascii="Times New Roman" w:eastAsia="Times New Roman" w:hAnsi="Times New Roman" w:cs="Times New Roman"/>
          <w:b/>
          <w:sz w:val="28"/>
          <w:szCs w:val="28"/>
        </w:rPr>
      </w:pPr>
    </w:p>
    <w:p w14:paraId="1A05F160" w14:textId="6216C888" w:rsidR="00627CA4" w:rsidRPr="00BF2DFB" w:rsidRDefault="00000000" w:rsidP="0076647C">
      <w:pPr>
        <w:spacing w:line="276" w:lineRule="auto"/>
        <w:jc w:val="center"/>
        <w:rPr>
          <w:rFonts w:ascii="Times New Roman" w:eastAsia="Times New Roman" w:hAnsi="Times New Roman" w:cs="Times New Roman"/>
          <w:b/>
          <w:sz w:val="28"/>
          <w:szCs w:val="28"/>
        </w:rPr>
      </w:pPr>
      <w:r w:rsidRPr="00BF2DFB">
        <w:rPr>
          <w:rFonts w:ascii="Times New Roman" w:eastAsia="Times New Roman" w:hAnsi="Times New Roman" w:cs="Times New Roman"/>
          <w:b/>
          <w:sz w:val="28"/>
          <w:szCs w:val="28"/>
        </w:rPr>
        <w:lastRenderedPageBreak/>
        <w:t>BITS Pilani, Dubai Campus</w:t>
      </w:r>
    </w:p>
    <w:p w14:paraId="7109A73F" w14:textId="666EF456" w:rsidR="00627CA4" w:rsidRDefault="00000000" w:rsidP="0076647C">
      <w:pPr>
        <w:spacing w:line="276" w:lineRule="auto"/>
        <w:jc w:val="center"/>
        <w:rPr>
          <w:rFonts w:ascii="Times New Roman" w:eastAsia="Times New Roman" w:hAnsi="Times New Roman" w:cs="Times New Roman"/>
          <w:sz w:val="28"/>
          <w:szCs w:val="28"/>
        </w:rPr>
      </w:pPr>
      <w:r w:rsidRPr="00BF2DFB">
        <w:rPr>
          <w:rFonts w:ascii="Times New Roman" w:eastAsia="Times New Roman" w:hAnsi="Times New Roman" w:cs="Times New Roman"/>
          <w:sz w:val="28"/>
          <w:szCs w:val="28"/>
        </w:rPr>
        <w:t>Second Semester 20</w:t>
      </w:r>
      <w:r w:rsidR="00216CC6" w:rsidRPr="00BF2DFB">
        <w:rPr>
          <w:rFonts w:ascii="Times New Roman" w:eastAsia="Times New Roman" w:hAnsi="Times New Roman" w:cs="Times New Roman"/>
          <w:sz w:val="28"/>
          <w:szCs w:val="28"/>
        </w:rPr>
        <w:t>22</w:t>
      </w:r>
      <w:r w:rsidRPr="00BF2DFB">
        <w:rPr>
          <w:rFonts w:ascii="Times New Roman" w:eastAsia="Times New Roman" w:hAnsi="Times New Roman" w:cs="Times New Roman"/>
          <w:sz w:val="28"/>
          <w:szCs w:val="28"/>
        </w:rPr>
        <w:t>-20</w:t>
      </w:r>
      <w:r w:rsidR="00216CC6" w:rsidRPr="00BF2DFB">
        <w:rPr>
          <w:rFonts w:ascii="Times New Roman" w:eastAsia="Times New Roman" w:hAnsi="Times New Roman" w:cs="Times New Roman"/>
          <w:sz w:val="28"/>
          <w:szCs w:val="28"/>
        </w:rPr>
        <w:t>23</w:t>
      </w:r>
    </w:p>
    <w:p w14:paraId="66603D73" w14:textId="77777777" w:rsidR="0076647C" w:rsidRPr="0076647C" w:rsidRDefault="0076647C" w:rsidP="0076647C">
      <w:pPr>
        <w:spacing w:line="276" w:lineRule="auto"/>
        <w:jc w:val="center"/>
        <w:rPr>
          <w:rFonts w:ascii="Times New Roman" w:eastAsia="Times New Roman" w:hAnsi="Times New Roman" w:cs="Times New Roman"/>
          <w:b/>
          <w:bCs/>
          <w:sz w:val="28"/>
          <w:szCs w:val="28"/>
        </w:rPr>
      </w:pPr>
    </w:p>
    <w:p w14:paraId="040F2CBC" w14:textId="77777777" w:rsidR="0076647C" w:rsidRPr="0076647C" w:rsidRDefault="0076647C" w:rsidP="0076647C">
      <w:pPr>
        <w:spacing w:line="276" w:lineRule="auto"/>
        <w:jc w:val="both"/>
        <w:rPr>
          <w:rFonts w:ascii="Times New Roman" w:eastAsia="Times New Roman" w:hAnsi="Times New Roman" w:cs="Times New Roman"/>
          <w:b/>
          <w:bCs/>
        </w:rPr>
      </w:pPr>
      <w:r w:rsidRPr="0076647C">
        <w:rPr>
          <w:rFonts w:ascii="Times New Roman" w:eastAsia="Times New Roman" w:hAnsi="Times New Roman" w:cs="Times New Roman"/>
          <w:b/>
          <w:bCs/>
        </w:rPr>
        <w:t xml:space="preserve">Course Number: </w:t>
      </w:r>
      <w:r w:rsidRPr="0076647C">
        <w:rPr>
          <w:rFonts w:ascii="Times New Roman" w:eastAsia="Times New Roman" w:hAnsi="Times New Roman" w:cs="Times New Roman"/>
        </w:rPr>
        <w:t>CS F376</w:t>
      </w:r>
    </w:p>
    <w:p w14:paraId="3C72C301" w14:textId="2424303A" w:rsidR="00627CA4" w:rsidRDefault="00000000" w:rsidP="0076647C">
      <w:pPr>
        <w:spacing w:line="276" w:lineRule="auto"/>
        <w:jc w:val="both"/>
        <w:rPr>
          <w:rFonts w:ascii="Times New Roman" w:eastAsia="Times New Roman" w:hAnsi="Times New Roman" w:cs="Times New Roman"/>
          <w:b/>
          <w:bCs/>
        </w:rPr>
      </w:pPr>
      <w:r w:rsidRPr="0076647C">
        <w:rPr>
          <w:rFonts w:ascii="Times New Roman" w:eastAsia="Times New Roman" w:hAnsi="Times New Roman" w:cs="Times New Roman"/>
          <w:b/>
          <w:bCs/>
        </w:rPr>
        <w:t xml:space="preserve">Course Name: </w:t>
      </w:r>
      <w:r w:rsidRPr="0076647C">
        <w:rPr>
          <w:rFonts w:ascii="Times New Roman" w:eastAsia="Times New Roman" w:hAnsi="Times New Roman" w:cs="Times New Roman"/>
        </w:rPr>
        <w:t>DESIGN PROJECT</w:t>
      </w:r>
    </w:p>
    <w:p w14:paraId="0B477A9B" w14:textId="77777777" w:rsidR="0076647C" w:rsidRPr="0076647C" w:rsidRDefault="0076647C" w:rsidP="0076647C">
      <w:pPr>
        <w:spacing w:line="276" w:lineRule="auto"/>
        <w:jc w:val="both"/>
        <w:rPr>
          <w:rFonts w:ascii="Times New Roman" w:eastAsia="Times New Roman" w:hAnsi="Times New Roman" w:cs="Times New Roman"/>
          <w:b/>
          <w:bCs/>
        </w:rPr>
      </w:pPr>
    </w:p>
    <w:p w14:paraId="19AFC6A5" w14:textId="2F51D7A2" w:rsidR="00627CA4" w:rsidRPr="0076647C" w:rsidRDefault="00000000" w:rsidP="0076647C">
      <w:pPr>
        <w:spacing w:line="276" w:lineRule="auto"/>
        <w:jc w:val="both"/>
        <w:rPr>
          <w:rFonts w:ascii="Times New Roman" w:eastAsia="Times New Roman" w:hAnsi="Times New Roman" w:cs="Times New Roman"/>
          <w:b/>
          <w:bCs/>
        </w:rPr>
      </w:pPr>
      <w:r w:rsidRPr="0076647C">
        <w:rPr>
          <w:rFonts w:ascii="Times New Roman" w:eastAsia="Times New Roman" w:hAnsi="Times New Roman" w:cs="Times New Roman"/>
          <w:b/>
          <w:bCs/>
        </w:rPr>
        <w:t xml:space="preserve">Duration: </w:t>
      </w:r>
      <w:r w:rsidRPr="0076647C">
        <w:rPr>
          <w:rFonts w:ascii="Times New Roman" w:eastAsia="Times New Roman" w:hAnsi="Times New Roman" w:cs="Times New Roman"/>
        </w:rPr>
        <w:t xml:space="preserve">06/02/2023 - </w:t>
      </w:r>
      <w:r w:rsidR="00B2187B" w:rsidRPr="0076647C">
        <w:rPr>
          <w:rFonts w:ascii="Times New Roman" w:eastAsia="Times New Roman" w:hAnsi="Times New Roman" w:cs="Times New Roman"/>
        </w:rPr>
        <w:t>22</w:t>
      </w:r>
      <w:r w:rsidRPr="0076647C">
        <w:rPr>
          <w:rFonts w:ascii="Times New Roman" w:eastAsia="Times New Roman" w:hAnsi="Times New Roman" w:cs="Times New Roman"/>
        </w:rPr>
        <w:t>/</w:t>
      </w:r>
      <w:r w:rsidR="00B2187B" w:rsidRPr="0076647C">
        <w:rPr>
          <w:rFonts w:ascii="Times New Roman" w:eastAsia="Times New Roman" w:hAnsi="Times New Roman" w:cs="Times New Roman"/>
        </w:rPr>
        <w:t>05</w:t>
      </w:r>
      <w:r w:rsidRPr="0076647C">
        <w:rPr>
          <w:rFonts w:ascii="Times New Roman" w:eastAsia="Times New Roman" w:hAnsi="Times New Roman" w:cs="Times New Roman"/>
        </w:rPr>
        <w:t>/2023</w:t>
      </w:r>
    </w:p>
    <w:p w14:paraId="656714F9" w14:textId="4B3750D1" w:rsidR="0076647C" w:rsidRPr="0076647C" w:rsidRDefault="00000000" w:rsidP="0076647C">
      <w:pPr>
        <w:spacing w:line="276" w:lineRule="auto"/>
        <w:jc w:val="both"/>
        <w:rPr>
          <w:rFonts w:ascii="Times New Roman" w:eastAsia="Times New Roman" w:hAnsi="Times New Roman" w:cs="Times New Roman"/>
          <w:b/>
          <w:bCs/>
        </w:rPr>
      </w:pPr>
      <w:r w:rsidRPr="0076647C">
        <w:rPr>
          <w:rFonts w:ascii="Times New Roman" w:eastAsia="Times New Roman" w:hAnsi="Times New Roman" w:cs="Times New Roman"/>
          <w:b/>
          <w:bCs/>
        </w:rPr>
        <w:t xml:space="preserve">Date of Start: </w:t>
      </w:r>
      <w:r w:rsidR="00C77122" w:rsidRPr="0076647C">
        <w:rPr>
          <w:rFonts w:ascii="Times New Roman" w:eastAsia="Times New Roman" w:hAnsi="Times New Roman" w:cs="Times New Roman"/>
        </w:rPr>
        <w:t>06/02/2023</w:t>
      </w:r>
      <w:r w:rsidR="0076647C">
        <w:rPr>
          <w:rFonts w:ascii="Times New Roman" w:eastAsia="Times New Roman" w:hAnsi="Times New Roman" w:cs="Times New Roman"/>
        </w:rPr>
        <w:tab/>
      </w:r>
      <w:r w:rsidR="0076647C">
        <w:rPr>
          <w:rFonts w:ascii="Times New Roman" w:eastAsia="Times New Roman" w:hAnsi="Times New Roman" w:cs="Times New Roman"/>
        </w:rPr>
        <w:tab/>
      </w:r>
      <w:r w:rsidR="0076647C">
        <w:rPr>
          <w:rFonts w:ascii="Times New Roman" w:eastAsia="Times New Roman" w:hAnsi="Times New Roman" w:cs="Times New Roman"/>
        </w:rPr>
        <w:tab/>
      </w:r>
      <w:r w:rsidR="0076647C">
        <w:rPr>
          <w:rFonts w:ascii="Times New Roman" w:eastAsia="Times New Roman" w:hAnsi="Times New Roman" w:cs="Times New Roman"/>
        </w:rPr>
        <w:tab/>
      </w:r>
      <w:r w:rsidR="0076647C">
        <w:rPr>
          <w:rFonts w:ascii="Times New Roman" w:eastAsia="Times New Roman" w:hAnsi="Times New Roman" w:cs="Times New Roman"/>
        </w:rPr>
        <w:tab/>
      </w:r>
      <w:r w:rsidR="0076647C" w:rsidRPr="0076647C">
        <w:rPr>
          <w:rFonts w:ascii="Times New Roman" w:eastAsia="Times New Roman" w:hAnsi="Times New Roman" w:cs="Times New Roman"/>
          <w:b/>
          <w:bCs/>
        </w:rPr>
        <w:t xml:space="preserve"> Date of Submission: </w:t>
      </w:r>
      <w:r w:rsidR="0076647C" w:rsidRPr="0076647C">
        <w:rPr>
          <w:rFonts w:ascii="Times New Roman" w:eastAsia="Times New Roman" w:hAnsi="Times New Roman" w:cs="Times New Roman"/>
        </w:rPr>
        <w:t>22/05/2023</w:t>
      </w:r>
    </w:p>
    <w:p w14:paraId="07647426" w14:textId="3E9C836D" w:rsidR="00627CA4" w:rsidRPr="00BF2DFB" w:rsidRDefault="00627CA4" w:rsidP="0076647C">
      <w:pPr>
        <w:spacing w:line="276" w:lineRule="auto"/>
        <w:jc w:val="both"/>
        <w:rPr>
          <w:rFonts w:ascii="Times New Roman" w:eastAsia="Times New Roman" w:hAnsi="Times New Roman" w:cs="Times New Roman"/>
        </w:rPr>
      </w:pPr>
    </w:p>
    <w:p w14:paraId="2DB7D2CE" w14:textId="6F246A76" w:rsidR="00627CA4" w:rsidRPr="00BF2DFB" w:rsidRDefault="00000000" w:rsidP="0076647C">
      <w:pPr>
        <w:spacing w:line="276" w:lineRule="auto"/>
        <w:jc w:val="both"/>
        <w:rPr>
          <w:rFonts w:ascii="Times New Roman" w:eastAsia="Times New Roman" w:hAnsi="Times New Roman" w:cs="Times New Roman"/>
          <w:b/>
          <w:color w:val="0066FF"/>
        </w:rPr>
      </w:pPr>
      <w:r w:rsidRPr="00BF2DFB">
        <w:rPr>
          <w:rFonts w:ascii="Times New Roman" w:eastAsia="Times New Roman" w:hAnsi="Times New Roman" w:cs="Times New Roman"/>
          <w:b/>
        </w:rPr>
        <w:t xml:space="preserve">Title of the Report: </w:t>
      </w:r>
      <w:r w:rsidR="00216CC6" w:rsidRPr="00BF2DFB">
        <w:rPr>
          <w:rFonts w:ascii="Times New Roman" w:eastAsia="Times New Roman" w:hAnsi="Times New Roman" w:cs="Times New Roman"/>
          <w:b/>
          <w:color w:val="0066FF"/>
        </w:rPr>
        <w:t>Prediction of Employee Success using Data Science</w:t>
      </w:r>
    </w:p>
    <w:p w14:paraId="001EFF9B" w14:textId="77777777" w:rsidR="00627CA4" w:rsidRPr="00BF2DFB" w:rsidRDefault="00627CA4" w:rsidP="0076647C">
      <w:pPr>
        <w:spacing w:line="276" w:lineRule="auto"/>
        <w:jc w:val="both"/>
        <w:rPr>
          <w:rFonts w:ascii="Times New Roman" w:eastAsia="Times New Roman" w:hAnsi="Times New Roman" w:cs="Times New Roman"/>
          <w:b/>
        </w:rPr>
      </w:pPr>
    </w:p>
    <w:p w14:paraId="40409DD2" w14:textId="77777777" w:rsidR="00627CA4" w:rsidRPr="00BF2DFB" w:rsidRDefault="00000000" w:rsidP="0076647C">
      <w:pPr>
        <w:spacing w:line="276" w:lineRule="auto"/>
        <w:jc w:val="both"/>
        <w:rPr>
          <w:rFonts w:ascii="Times New Roman" w:eastAsia="Times New Roman" w:hAnsi="Times New Roman" w:cs="Times New Roman"/>
        </w:rPr>
      </w:pPr>
      <w:r w:rsidRPr="00BF2DFB">
        <w:rPr>
          <w:rFonts w:ascii="Times New Roman" w:eastAsia="Times New Roman" w:hAnsi="Times New Roman" w:cs="Times New Roman"/>
          <w:b/>
        </w:rPr>
        <w:t>ID No. / Name of the student</w:t>
      </w:r>
      <w:r w:rsidRPr="00BF2DFB">
        <w:rPr>
          <w:rFonts w:ascii="Times New Roman" w:eastAsia="Times New Roman" w:hAnsi="Times New Roman" w:cs="Times New Roman"/>
        </w:rPr>
        <w:t xml:space="preserve">: </w:t>
      </w:r>
      <w:r w:rsidRPr="00BF2DFB">
        <w:rPr>
          <w:rFonts w:ascii="Times New Roman" w:eastAsia="Times New Roman" w:hAnsi="Times New Roman" w:cs="Times New Roman"/>
          <w:b/>
          <w:color w:val="0066FF"/>
        </w:rPr>
        <w:t>2020A7PS0079U / VANSH JAIN</w:t>
      </w:r>
    </w:p>
    <w:p w14:paraId="09F36A32" w14:textId="77777777" w:rsidR="00627CA4" w:rsidRPr="00BF2DFB" w:rsidRDefault="00627CA4" w:rsidP="0076647C">
      <w:pPr>
        <w:spacing w:line="276" w:lineRule="auto"/>
        <w:jc w:val="both"/>
        <w:rPr>
          <w:rFonts w:ascii="Times New Roman" w:eastAsia="Times New Roman" w:hAnsi="Times New Roman" w:cs="Times New Roman"/>
        </w:rPr>
      </w:pPr>
    </w:p>
    <w:p w14:paraId="5A3DA70D" w14:textId="142A6CA5" w:rsidR="00627CA4" w:rsidRPr="00BF2DFB" w:rsidRDefault="00000000" w:rsidP="0076647C">
      <w:pPr>
        <w:spacing w:line="276" w:lineRule="auto"/>
        <w:jc w:val="both"/>
        <w:rPr>
          <w:rFonts w:ascii="Times New Roman" w:eastAsia="Times New Roman" w:hAnsi="Times New Roman" w:cs="Times New Roman"/>
          <w:b/>
          <w:color w:val="00B0F0"/>
        </w:rPr>
      </w:pPr>
      <w:r w:rsidRPr="00BF2DFB">
        <w:rPr>
          <w:rFonts w:ascii="Times New Roman" w:eastAsia="Times New Roman" w:hAnsi="Times New Roman" w:cs="Times New Roman"/>
          <w:b/>
        </w:rPr>
        <w:t xml:space="preserve">Discipline of Student: </w:t>
      </w:r>
      <w:r w:rsidR="00216CC6" w:rsidRPr="00BF2DFB">
        <w:rPr>
          <w:rFonts w:ascii="Times New Roman" w:eastAsia="Times New Roman" w:hAnsi="Times New Roman" w:cs="Times New Roman"/>
          <w:b/>
          <w:color w:val="0066FF"/>
        </w:rPr>
        <w:t>B.E (Hons.) Computer Science</w:t>
      </w:r>
    </w:p>
    <w:p w14:paraId="0A3E81FB" w14:textId="77777777" w:rsidR="00627CA4" w:rsidRPr="00BF2DFB" w:rsidRDefault="00627CA4" w:rsidP="0076647C">
      <w:pPr>
        <w:spacing w:line="276" w:lineRule="auto"/>
        <w:jc w:val="both"/>
        <w:rPr>
          <w:rFonts w:ascii="Times New Roman" w:eastAsia="Times New Roman" w:hAnsi="Times New Roman" w:cs="Times New Roman"/>
        </w:rPr>
      </w:pPr>
    </w:p>
    <w:p w14:paraId="1B0D2F03" w14:textId="77777777" w:rsidR="00627CA4" w:rsidRPr="00BF2DFB" w:rsidRDefault="00000000" w:rsidP="0076647C">
      <w:pPr>
        <w:spacing w:line="276" w:lineRule="auto"/>
        <w:jc w:val="both"/>
        <w:rPr>
          <w:rFonts w:ascii="Times New Roman" w:eastAsia="Times New Roman" w:hAnsi="Times New Roman" w:cs="Times New Roman"/>
        </w:rPr>
      </w:pPr>
      <w:r w:rsidRPr="00BF2DFB">
        <w:rPr>
          <w:rFonts w:ascii="Times New Roman" w:eastAsia="Times New Roman" w:hAnsi="Times New Roman" w:cs="Times New Roman"/>
          <w:b/>
        </w:rPr>
        <w:t xml:space="preserve">Name of the Project Supervisor: </w:t>
      </w:r>
      <w:r w:rsidRPr="00BF2DFB">
        <w:rPr>
          <w:rFonts w:ascii="Times New Roman" w:eastAsia="Times New Roman" w:hAnsi="Times New Roman" w:cs="Times New Roman"/>
          <w:b/>
          <w:color w:val="0066FF"/>
        </w:rPr>
        <w:t xml:space="preserve">Dr. Siddhaling Urolagin </w:t>
      </w:r>
    </w:p>
    <w:p w14:paraId="63D13BBD" w14:textId="77777777" w:rsidR="00627CA4" w:rsidRPr="00BF2DFB" w:rsidRDefault="00627CA4" w:rsidP="0076647C">
      <w:pPr>
        <w:spacing w:line="276" w:lineRule="auto"/>
        <w:jc w:val="both"/>
        <w:rPr>
          <w:rFonts w:ascii="Times New Roman" w:eastAsia="Times New Roman" w:hAnsi="Times New Roman" w:cs="Times New Roman"/>
        </w:rPr>
      </w:pPr>
    </w:p>
    <w:p w14:paraId="6CED9D98" w14:textId="06F9367B" w:rsidR="00627CA4" w:rsidRPr="00BF2DFB" w:rsidRDefault="00000000" w:rsidP="0076647C">
      <w:pPr>
        <w:spacing w:line="276" w:lineRule="auto"/>
        <w:jc w:val="both"/>
        <w:rPr>
          <w:rFonts w:ascii="Times New Roman" w:eastAsia="Times New Roman" w:hAnsi="Times New Roman" w:cs="Times New Roman"/>
          <w:b/>
        </w:rPr>
      </w:pPr>
      <w:r w:rsidRPr="00BF2DFB">
        <w:rPr>
          <w:rFonts w:ascii="Times New Roman" w:eastAsia="Times New Roman" w:hAnsi="Times New Roman" w:cs="Times New Roman"/>
          <w:b/>
          <w:u w:val="single"/>
        </w:rPr>
        <w:t>Key Words:</w:t>
      </w:r>
      <w:r w:rsidRPr="00BF2DFB">
        <w:rPr>
          <w:rFonts w:ascii="Times New Roman" w:eastAsia="Times New Roman" w:hAnsi="Times New Roman" w:cs="Times New Roman"/>
          <w:b/>
        </w:rPr>
        <w:t xml:space="preserve"> Employee Success Prediction, </w:t>
      </w:r>
      <w:r w:rsidR="00F05F4E" w:rsidRPr="00BF2DFB">
        <w:rPr>
          <w:rFonts w:ascii="Times New Roman" w:eastAsia="Times New Roman" w:hAnsi="Times New Roman" w:cs="Times New Roman"/>
          <w:b/>
        </w:rPr>
        <w:t>Heat maps</w:t>
      </w:r>
      <w:r w:rsidRPr="00BF2DFB">
        <w:rPr>
          <w:rFonts w:ascii="Times New Roman" w:eastAsia="Times New Roman" w:hAnsi="Times New Roman" w:cs="Times New Roman"/>
          <w:b/>
        </w:rPr>
        <w:t xml:space="preserve">, Classification, Employee </w:t>
      </w:r>
      <w:r w:rsidR="005F6A24">
        <w:rPr>
          <w:rFonts w:ascii="Times New Roman" w:eastAsia="Times New Roman" w:hAnsi="Times New Roman" w:cs="Times New Roman"/>
          <w:b/>
        </w:rPr>
        <w:t>Promotion</w:t>
      </w:r>
      <w:r w:rsidR="00A866B7" w:rsidRPr="00BF2DFB">
        <w:rPr>
          <w:rFonts w:ascii="Times New Roman" w:eastAsia="Times New Roman" w:hAnsi="Times New Roman" w:cs="Times New Roman"/>
          <w:b/>
        </w:rPr>
        <w:t>, Attrition</w:t>
      </w:r>
      <w:r w:rsidR="00F05F4E" w:rsidRPr="00BF2DFB">
        <w:rPr>
          <w:rFonts w:ascii="Times New Roman" w:eastAsia="Times New Roman" w:hAnsi="Times New Roman" w:cs="Times New Roman"/>
          <w:b/>
        </w:rPr>
        <w:t>, correlation</w:t>
      </w:r>
      <w:r w:rsidR="005F6A24">
        <w:rPr>
          <w:rFonts w:ascii="Times New Roman" w:eastAsia="Times New Roman" w:hAnsi="Times New Roman" w:cs="Times New Roman"/>
          <w:b/>
        </w:rPr>
        <w:t xml:space="preserve">, Classifier, </w:t>
      </w:r>
    </w:p>
    <w:p w14:paraId="72C3CB8C" w14:textId="77777777" w:rsidR="00627CA4" w:rsidRPr="00BF2DFB" w:rsidRDefault="00000000" w:rsidP="0076647C">
      <w:pPr>
        <w:spacing w:line="276" w:lineRule="auto"/>
        <w:jc w:val="both"/>
        <w:rPr>
          <w:rFonts w:ascii="Times New Roman" w:eastAsia="Times New Roman" w:hAnsi="Times New Roman" w:cs="Times New Roman"/>
          <w:b/>
          <w:u w:val="single"/>
        </w:rPr>
      </w:pPr>
      <w:r w:rsidRPr="00BF2DFB">
        <w:rPr>
          <w:rFonts w:ascii="Times New Roman" w:eastAsia="Times New Roman" w:hAnsi="Times New Roman" w:cs="Times New Roman"/>
          <w:b/>
          <w:u w:val="single"/>
        </w:rPr>
        <w:t>Project Area:</w:t>
      </w:r>
      <w:r w:rsidRPr="00BF2DFB">
        <w:rPr>
          <w:rFonts w:ascii="Times New Roman" w:eastAsia="Times New Roman" w:hAnsi="Times New Roman" w:cs="Times New Roman"/>
          <w:b/>
        </w:rPr>
        <w:t xml:space="preserve">  Data Science, Machine Learning</w:t>
      </w:r>
    </w:p>
    <w:p w14:paraId="5C64B976" w14:textId="77777777" w:rsidR="00627CA4" w:rsidRPr="00BF2DFB" w:rsidRDefault="00000000" w:rsidP="0076647C">
      <w:pPr>
        <w:spacing w:line="276" w:lineRule="auto"/>
        <w:jc w:val="both"/>
        <w:rPr>
          <w:rFonts w:ascii="Times New Roman" w:eastAsia="Times New Roman" w:hAnsi="Times New Roman" w:cs="Times New Roman"/>
          <w:b/>
        </w:rPr>
      </w:pPr>
      <w:bookmarkStart w:id="1" w:name="_30j0zll" w:colFirst="0" w:colLast="0"/>
      <w:bookmarkEnd w:id="1"/>
      <w:r w:rsidRPr="00BF2DFB">
        <w:rPr>
          <w:rFonts w:ascii="Times New Roman" w:eastAsia="Times New Roman" w:hAnsi="Times New Roman" w:cs="Times New Roman"/>
          <w:b/>
          <w:u w:val="single"/>
        </w:rPr>
        <w:t>Abstract:</w:t>
      </w:r>
      <w:r w:rsidRPr="00BF2DFB">
        <w:rPr>
          <w:rFonts w:ascii="Times New Roman" w:eastAsia="Times New Roman" w:hAnsi="Times New Roman" w:cs="Times New Roman"/>
          <w:b/>
        </w:rPr>
        <w:t xml:space="preserve"> </w:t>
      </w:r>
    </w:p>
    <w:p w14:paraId="16C9D94C" w14:textId="1EDD19CD" w:rsidR="00980B37" w:rsidRPr="00980B37" w:rsidRDefault="002D5612" w:rsidP="00980B37">
      <w:pPr>
        <w:spacing w:line="360" w:lineRule="auto"/>
        <w:jc w:val="both"/>
        <w:rPr>
          <w:rFonts w:ascii="Times New Roman" w:eastAsia="Times New Roman" w:hAnsi="Times New Roman" w:cs="Times New Roman"/>
        </w:rPr>
      </w:pPr>
      <w:r w:rsidRPr="00BF2DFB">
        <w:rPr>
          <w:rFonts w:ascii="Times New Roman" w:eastAsia="Times New Roman" w:hAnsi="Times New Roman" w:cs="Times New Roman"/>
        </w:rPr>
        <w:t>Forecasting an employee's achievement in relation to promotions entails comprehending the elements and traits that add to a person's progress within the company's structure</w:t>
      </w:r>
      <w:r>
        <w:rPr>
          <w:rFonts w:ascii="Times New Roman" w:eastAsia="Times New Roman" w:hAnsi="Times New Roman" w:cs="Times New Roman"/>
        </w:rPr>
        <w:t xml:space="preserve">. </w:t>
      </w:r>
      <w:r w:rsidR="00980B37">
        <w:rPr>
          <w:rFonts w:ascii="Times New Roman" w:eastAsia="Times New Roman" w:hAnsi="Times New Roman" w:cs="Times New Roman"/>
        </w:rPr>
        <w:t>T</w:t>
      </w:r>
      <w:r w:rsidR="00980B37" w:rsidRPr="00980B37">
        <w:rPr>
          <w:rFonts w:ascii="Times New Roman" w:eastAsia="Times New Roman" w:hAnsi="Times New Roman" w:cs="Times New Roman"/>
        </w:rPr>
        <w:t xml:space="preserve">his study aims to develop predictive models that can accurately forecast an employee's potential for success and identify candidates for promotion. Advanced machine learning techniques will be employed to </w:t>
      </w:r>
      <w:r w:rsidR="00980B37" w:rsidRPr="00980B37">
        <w:rPr>
          <w:rFonts w:ascii="Times New Roman" w:eastAsia="Times New Roman" w:hAnsi="Times New Roman" w:cs="Times New Roman"/>
        </w:rPr>
        <w:t>analyse</w:t>
      </w:r>
      <w:r w:rsidR="00980B37" w:rsidRPr="00980B37">
        <w:rPr>
          <w:rFonts w:ascii="Times New Roman" w:eastAsia="Times New Roman" w:hAnsi="Times New Roman" w:cs="Times New Roman"/>
        </w:rPr>
        <w:t xml:space="preserve"> and uncover hidden patterns within the data, enabling organizations to make informed decisions about talent management and career progression. </w:t>
      </w:r>
      <w:r w:rsidR="00980B37">
        <w:rPr>
          <w:rFonts w:ascii="Times New Roman" w:eastAsia="Times New Roman" w:hAnsi="Times New Roman" w:cs="Times New Roman"/>
        </w:rPr>
        <w:t>This</w:t>
      </w:r>
      <w:r w:rsidR="00980B37" w:rsidRPr="00980B37">
        <w:rPr>
          <w:rFonts w:ascii="Times New Roman" w:eastAsia="Times New Roman" w:hAnsi="Times New Roman" w:cs="Times New Roman"/>
        </w:rPr>
        <w:t xml:space="preserve"> </w:t>
      </w:r>
      <w:r w:rsidR="00980B37">
        <w:rPr>
          <w:rFonts w:ascii="Times New Roman" w:eastAsia="Times New Roman" w:hAnsi="Times New Roman" w:cs="Times New Roman"/>
        </w:rPr>
        <w:t>study</w:t>
      </w:r>
      <w:r w:rsidR="00980B37" w:rsidRPr="00980B37">
        <w:rPr>
          <w:rFonts w:ascii="Times New Roman" w:eastAsia="Times New Roman" w:hAnsi="Times New Roman" w:cs="Times New Roman"/>
        </w:rPr>
        <w:t xml:space="preserve"> offers valuable insights and practical solutions for optimizing employee development and promoting a more efficient and fair promotion process within organizations.</w:t>
      </w:r>
      <w:r w:rsidR="00980B37">
        <w:rPr>
          <w:rFonts w:ascii="Times New Roman" w:eastAsia="Times New Roman" w:hAnsi="Times New Roman" w:cs="Times New Roman"/>
        </w:rPr>
        <w:t xml:space="preserve"> </w:t>
      </w:r>
      <w:r w:rsidR="00980B37" w:rsidRPr="00980B37">
        <w:rPr>
          <w:rFonts w:ascii="Times New Roman" w:eastAsia="Times New Roman" w:hAnsi="Times New Roman" w:cs="Times New Roman"/>
        </w:rPr>
        <w:t xml:space="preserve">Data science and machine learning can be used to collect and </w:t>
      </w:r>
      <w:r w:rsidR="00980B37" w:rsidRPr="00980B37">
        <w:rPr>
          <w:rFonts w:ascii="Times New Roman" w:eastAsia="Times New Roman" w:hAnsi="Times New Roman" w:cs="Times New Roman"/>
        </w:rPr>
        <w:t>analyse</w:t>
      </w:r>
      <w:r w:rsidR="00980B37" w:rsidRPr="00980B37">
        <w:rPr>
          <w:rFonts w:ascii="Times New Roman" w:eastAsia="Times New Roman" w:hAnsi="Times New Roman" w:cs="Times New Roman"/>
        </w:rPr>
        <w:t xml:space="preserve"> data on employee performance, skills, and experience. This data can be used to develop models that predict which employees are most likely to be successful in the future. These models can then be used to make more objective and accurate decisions about employee promotion.</w:t>
      </w:r>
      <w:r w:rsidR="00980B37">
        <w:rPr>
          <w:rFonts w:ascii="Times New Roman" w:eastAsia="Times New Roman" w:hAnsi="Times New Roman" w:cs="Times New Roman"/>
        </w:rPr>
        <w:t xml:space="preserve"> </w:t>
      </w:r>
      <w:r w:rsidR="00980B37" w:rsidRPr="00980B37">
        <w:rPr>
          <w:rFonts w:ascii="Times New Roman" w:eastAsia="Times New Roman" w:hAnsi="Times New Roman" w:cs="Times New Roman"/>
        </w:rPr>
        <w:t>The use of data science and machine learning for employee success prediction and employee promotion has several benefits. First, it can help to reduce bias in the promotion process. Second, it can help to identify employees who are most likely to be successful in the future. Third, it can help to make the promotion process more transparent and objective.</w:t>
      </w:r>
    </w:p>
    <w:p w14:paraId="58A1E497" w14:textId="77777777" w:rsidR="00980B37" w:rsidRPr="00980B37" w:rsidRDefault="00980B37" w:rsidP="00980B37">
      <w:pPr>
        <w:spacing w:line="360" w:lineRule="auto"/>
        <w:jc w:val="both"/>
        <w:rPr>
          <w:rFonts w:ascii="Times New Roman" w:eastAsia="Times New Roman" w:hAnsi="Times New Roman" w:cs="Times New Roman"/>
        </w:rPr>
      </w:pPr>
    </w:p>
    <w:p w14:paraId="1F2BCA99" w14:textId="0B91C2F5" w:rsidR="00627CA4" w:rsidRPr="00BF2DFB" w:rsidRDefault="00980B37" w:rsidP="00980B37">
      <w:pPr>
        <w:spacing w:line="360" w:lineRule="auto"/>
        <w:jc w:val="both"/>
        <w:rPr>
          <w:rFonts w:ascii="Times New Roman" w:eastAsia="Times New Roman" w:hAnsi="Times New Roman" w:cs="Times New Roman"/>
          <w:b/>
        </w:rPr>
      </w:pPr>
      <w:r w:rsidRPr="00980B37">
        <w:rPr>
          <w:rFonts w:ascii="Times New Roman" w:eastAsia="Times New Roman" w:hAnsi="Times New Roman" w:cs="Times New Roman"/>
        </w:rPr>
        <w:t xml:space="preserve">The use of data science and machine learning for employee success prediction and employee promotion is still in its early stages. However, it has the potential to revolutionize the way that these tasks are performed. By using data science and machine learning, </w:t>
      </w:r>
      <w:r>
        <w:rPr>
          <w:rFonts w:ascii="Times New Roman" w:eastAsia="Times New Roman" w:hAnsi="Times New Roman" w:cs="Times New Roman"/>
        </w:rPr>
        <w:t>companies</w:t>
      </w:r>
      <w:r w:rsidRPr="00980B37">
        <w:rPr>
          <w:rFonts w:ascii="Times New Roman" w:eastAsia="Times New Roman" w:hAnsi="Times New Roman" w:cs="Times New Roman"/>
        </w:rPr>
        <w:t xml:space="preserve"> can make more </w:t>
      </w:r>
      <w:r>
        <w:rPr>
          <w:rFonts w:ascii="Times New Roman" w:eastAsia="Times New Roman" w:hAnsi="Times New Roman" w:cs="Times New Roman"/>
        </w:rPr>
        <w:t>informed</w:t>
      </w:r>
      <w:r w:rsidRPr="00980B37">
        <w:rPr>
          <w:rFonts w:ascii="Times New Roman" w:eastAsia="Times New Roman" w:hAnsi="Times New Roman" w:cs="Times New Roman"/>
        </w:rPr>
        <w:t xml:space="preserve"> decisions about employee promotion, which can lead to a more successful workforce.</w:t>
      </w:r>
      <w:r>
        <w:rPr>
          <w:rFonts w:ascii="Times New Roman" w:eastAsia="Times New Roman" w:hAnsi="Times New Roman" w:cs="Times New Roman"/>
        </w:rPr>
        <w:t xml:space="preserve"> </w:t>
      </w:r>
    </w:p>
    <w:p w14:paraId="6E08042E" w14:textId="77777777" w:rsidR="00627CA4" w:rsidRPr="00BF2DFB" w:rsidRDefault="00627CA4" w:rsidP="0076647C">
      <w:pPr>
        <w:spacing w:line="276" w:lineRule="auto"/>
        <w:jc w:val="both"/>
        <w:rPr>
          <w:rFonts w:ascii="Times New Roman" w:eastAsia="Times New Roman" w:hAnsi="Times New Roman" w:cs="Times New Roman"/>
          <w:b/>
        </w:rPr>
      </w:pPr>
    </w:p>
    <w:p w14:paraId="70049A8F" w14:textId="77777777" w:rsidR="00EC4CDB" w:rsidRPr="00BF2DFB" w:rsidRDefault="00EC4CDB" w:rsidP="0076647C">
      <w:pPr>
        <w:spacing w:line="276" w:lineRule="auto"/>
        <w:jc w:val="both"/>
        <w:rPr>
          <w:rFonts w:ascii="Times New Roman" w:eastAsia="Times New Roman" w:hAnsi="Times New Roman" w:cs="Times New Roman"/>
          <w:b/>
        </w:rPr>
      </w:pPr>
    </w:p>
    <w:p w14:paraId="51D00E92" w14:textId="77777777" w:rsidR="00EC4CDB" w:rsidRPr="00BF2DFB" w:rsidRDefault="00EC4CDB" w:rsidP="0076647C">
      <w:pPr>
        <w:spacing w:line="276" w:lineRule="auto"/>
        <w:jc w:val="both"/>
        <w:rPr>
          <w:rFonts w:ascii="Times New Roman" w:eastAsia="Times New Roman" w:hAnsi="Times New Roman" w:cs="Times New Roman"/>
          <w:b/>
        </w:rPr>
      </w:pPr>
    </w:p>
    <w:p w14:paraId="6FD1618A" w14:textId="77777777" w:rsidR="00EC4CDB" w:rsidRPr="00BF2DFB" w:rsidRDefault="00EC4CDB" w:rsidP="0076647C">
      <w:pPr>
        <w:spacing w:line="276" w:lineRule="auto"/>
        <w:jc w:val="both"/>
        <w:rPr>
          <w:rFonts w:ascii="Times New Roman" w:eastAsia="Times New Roman" w:hAnsi="Times New Roman" w:cs="Times New Roman"/>
          <w:b/>
        </w:rPr>
      </w:pPr>
    </w:p>
    <w:p w14:paraId="35D58ECE" w14:textId="77777777" w:rsidR="00EC4CDB" w:rsidRPr="00BF2DFB" w:rsidRDefault="00EC4CDB" w:rsidP="0076647C">
      <w:pPr>
        <w:spacing w:line="276" w:lineRule="auto"/>
        <w:jc w:val="both"/>
        <w:rPr>
          <w:rFonts w:ascii="Times New Roman" w:eastAsia="Times New Roman" w:hAnsi="Times New Roman" w:cs="Times New Roman"/>
          <w:b/>
        </w:rPr>
      </w:pPr>
    </w:p>
    <w:p w14:paraId="4495462E" w14:textId="77777777" w:rsidR="00627CA4" w:rsidRPr="00BF2DFB" w:rsidRDefault="00000000" w:rsidP="0076647C">
      <w:pPr>
        <w:spacing w:line="276" w:lineRule="auto"/>
        <w:jc w:val="both"/>
        <w:rPr>
          <w:rFonts w:ascii="Times New Roman" w:eastAsia="Times New Roman" w:hAnsi="Times New Roman" w:cs="Times New Roman"/>
          <w:b/>
        </w:rPr>
      </w:pPr>
      <w:r w:rsidRPr="00BF2DFB">
        <w:rPr>
          <w:rFonts w:ascii="Times New Roman" w:eastAsia="Times New Roman" w:hAnsi="Times New Roman" w:cs="Times New Roman"/>
          <w:b/>
        </w:rPr>
        <w:t>Signature of Student</w:t>
      </w:r>
      <w:r w:rsidRPr="00BF2DFB">
        <w:rPr>
          <w:rFonts w:ascii="Times New Roman" w:eastAsia="Times New Roman" w:hAnsi="Times New Roman" w:cs="Times New Roman"/>
          <w:b/>
        </w:rPr>
        <w:tab/>
      </w:r>
      <w:r w:rsidRPr="00BF2DFB">
        <w:rPr>
          <w:rFonts w:ascii="Times New Roman" w:eastAsia="Times New Roman" w:hAnsi="Times New Roman" w:cs="Times New Roman"/>
          <w:b/>
        </w:rPr>
        <w:tab/>
      </w:r>
      <w:r w:rsidRPr="00BF2DFB">
        <w:rPr>
          <w:rFonts w:ascii="Times New Roman" w:eastAsia="Times New Roman" w:hAnsi="Times New Roman" w:cs="Times New Roman"/>
          <w:b/>
        </w:rPr>
        <w:tab/>
        <w:t xml:space="preserve">                      </w:t>
      </w:r>
      <w:r w:rsidRPr="00BF2DFB">
        <w:rPr>
          <w:rFonts w:ascii="Times New Roman" w:eastAsia="Times New Roman" w:hAnsi="Times New Roman" w:cs="Times New Roman"/>
          <w:b/>
        </w:rPr>
        <w:tab/>
        <w:t xml:space="preserve">          Signature of Supervisor</w:t>
      </w:r>
    </w:p>
    <w:p w14:paraId="2DB23B16" w14:textId="77777777" w:rsidR="00627CA4" w:rsidRPr="00BF2DFB" w:rsidRDefault="00627CA4" w:rsidP="0076647C">
      <w:pPr>
        <w:spacing w:line="276" w:lineRule="auto"/>
        <w:jc w:val="both"/>
        <w:rPr>
          <w:rFonts w:ascii="Times New Roman" w:eastAsia="Times New Roman" w:hAnsi="Times New Roman" w:cs="Times New Roman"/>
          <w:b/>
        </w:rPr>
      </w:pPr>
    </w:p>
    <w:p w14:paraId="1936757E" w14:textId="021AF112" w:rsidR="00695C7E" w:rsidRDefault="00000000" w:rsidP="0076647C">
      <w:pPr>
        <w:spacing w:line="276" w:lineRule="auto"/>
        <w:jc w:val="both"/>
        <w:rPr>
          <w:rFonts w:ascii="Times New Roman" w:eastAsia="Times New Roman" w:hAnsi="Times New Roman" w:cs="Times New Roman"/>
          <w:b/>
        </w:rPr>
      </w:pPr>
      <w:r w:rsidRPr="00BF2DFB">
        <w:rPr>
          <w:rFonts w:ascii="Times New Roman" w:eastAsia="Times New Roman" w:hAnsi="Times New Roman" w:cs="Times New Roman"/>
          <w:b/>
        </w:rPr>
        <w:t>Date:</w:t>
      </w:r>
      <w:r w:rsidRPr="00BF2DFB">
        <w:rPr>
          <w:rFonts w:ascii="Times New Roman" w:eastAsia="Times New Roman" w:hAnsi="Times New Roman" w:cs="Times New Roman"/>
          <w:b/>
        </w:rPr>
        <w:tab/>
      </w:r>
      <w:r w:rsidR="00B2187B" w:rsidRPr="00BF2DFB">
        <w:rPr>
          <w:rFonts w:ascii="Times New Roman" w:eastAsia="Times New Roman" w:hAnsi="Times New Roman" w:cs="Times New Roman"/>
          <w:b/>
        </w:rPr>
        <w:t>22</w:t>
      </w:r>
      <w:r w:rsidRPr="00BF2DFB">
        <w:rPr>
          <w:rFonts w:ascii="Times New Roman" w:eastAsia="Times New Roman" w:hAnsi="Times New Roman" w:cs="Times New Roman"/>
          <w:b/>
        </w:rPr>
        <w:t>/0</w:t>
      </w:r>
      <w:r w:rsidR="00B2187B" w:rsidRPr="00BF2DFB">
        <w:rPr>
          <w:rFonts w:ascii="Times New Roman" w:eastAsia="Times New Roman" w:hAnsi="Times New Roman" w:cs="Times New Roman"/>
          <w:b/>
        </w:rPr>
        <w:t>5</w:t>
      </w:r>
      <w:r w:rsidRPr="00BF2DFB">
        <w:rPr>
          <w:rFonts w:ascii="Times New Roman" w:eastAsia="Times New Roman" w:hAnsi="Times New Roman" w:cs="Times New Roman"/>
          <w:b/>
        </w:rPr>
        <w:t>/2023</w:t>
      </w:r>
      <w:r w:rsidRPr="00BF2DFB">
        <w:rPr>
          <w:rFonts w:ascii="Times New Roman" w:eastAsia="Times New Roman" w:hAnsi="Times New Roman" w:cs="Times New Roman"/>
          <w:b/>
        </w:rPr>
        <w:tab/>
      </w:r>
      <w:r w:rsidRPr="00BF2DFB">
        <w:rPr>
          <w:rFonts w:ascii="Times New Roman" w:eastAsia="Times New Roman" w:hAnsi="Times New Roman" w:cs="Times New Roman"/>
          <w:b/>
        </w:rPr>
        <w:tab/>
      </w:r>
      <w:r w:rsidRPr="00BF2DFB">
        <w:rPr>
          <w:rFonts w:ascii="Times New Roman" w:eastAsia="Times New Roman" w:hAnsi="Times New Roman" w:cs="Times New Roman"/>
          <w:b/>
        </w:rPr>
        <w:tab/>
      </w:r>
      <w:r w:rsidRPr="00BF2DFB">
        <w:rPr>
          <w:rFonts w:ascii="Times New Roman" w:eastAsia="Times New Roman" w:hAnsi="Times New Roman" w:cs="Times New Roman"/>
          <w:b/>
        </w:rPr>
        <w:tab/>
      </w:r>
      <w:r w:rsidRPr="00BF2DFB">
        <w:rPr>
          <w:rFonts w:ascii="Times New Roman" w:eastAsia="Times New Roman" w:hAnsi="Times New Roman" w:cs="Times New Roman"/>
          <w:b/>
        </w:rPr>
        <w:tab/>
      </w:r>
      <w:r w:rsidRPr="00BF2DFB">
        <w:rPr>
          <w:rFonts w:ascii="Times New Roman" w:eastAsia="Times New Roman" w:hAnsi="Times New Roman" w:cs="Times New Roman"/>
          <w:b/>
        </w:rPr>
        <w:tab/>
        <w:t xml:space="preserve"> Date: </w:t>
      </w:r>
      <w:r w:rsidR="00B2187B" w:rsidRPr="00BF2DFB">
        <w:rPr>
          <w:rFonts w:ascii="Times New Roman" w:eastAsia="Times New Roman" w:hAnsi="Times New Roman" w:cs="Times New Roman"/>
          <w:b/>
        </w:rPr>
        <w:t>22</w:t>
      </w:r>
      <w:r w:rsidRPr="00BF2DFB">
        <w:rPr>
          <w:rFonts w:ascii="Times New Roman" w:eastAsia="Times New Roman" w:hAnsi="Times New Roman" w:cs="Times New Roman"/>
          <w:b/>
        </w:rPr>
        <w:t>/0</w:t>
      </w:r>
      <w:r w:rsidR="00B2187B" w:rsidRPr="00BF2DFB">
        <w:rPr>
          <w:rFonts w:ascii="Times New Roman" w:eastAsia="Times New Roman" w:hAnsi="Times New Roman" w:cs="Times New Roman"/>
          <w:b/>
        </w:rPr>
        <w:t>5</w:t>
      </w:r>
      <w:r w:rsidRPr="00BF2DFB">
        <w:rPr>
          <w:rFonts w:ascii="Times New Roman" w:eastAsia="Times New Roman" w:hAnsi="Times New Roman" w:cs="Times New Roman"/>
          <w:b/>
        </w:rPr>
        <w:t>/2023</w:t>
      </w:r>
    </w:p>
    <w:p w14:paraId="19A58ABB" w14:textId="77777777" w:rsidR="00980B37" w:rsidRDefault="00980B37" w:rsidP="0076647C">
      <w:pPr>
        <w:spacing w:line="276" w:lineRule="auto"/>
        <w:jc w:val="both"/>
        <w:rPr>
          <w:rFonts w:ascii="Times New Roman" w:eastAsia="Times New Roman" w:hAnsi="Times New Roman" w:cs="Times New Roman"/>
          <w:b/>
        </w:rPr>
      </w:pPr>
    </w:p>
    <w:p w14:paraId="55F3C8E6" w14:textId="77777777" w:rsidR="00980B37" w:rsidRDefault="00980B37" w:rsidP="0076647C">
      <w:pPr>
        <w:spacing w:line="276" w:lineRule="auto"/>
        <w:jc w:val="both"/>
        <w:rPr>
          <w:rFonts w:ascii="Times New Roman" w:eastAsia="Times New Roman" w:hAnsi="Times New Roman" w:cs="Times New Roman"/>
          <w:b/>
        </w:rPr>
      </w:pPr>
    </w:p>
    <w:p w14:paraId="32F1CBE1" w14:textId="77777777" w:rsidR="00980B37" w:rsidRDefault="00980B37" w:rsidP="0076647C">
      <w:pPr>
        <w:spacing w:line="276" w:lineRule="auto"/>
        <w:jc w:val="both"/>
        <w:rPr>
          <w:rFonts w:ascii="Times New Roman" w:eastAsia="Times New Roman" w:hAnsi="Times New Roman" w:cs="Times New Roman"/>
          <w:b/>
        </w:rPr>
      </w:pPr>
    </w:p>
    <w:p w14:paraId="596570CD" w14:textId="77777777" w:rsidR="00980B37" w:rsidRDefault="00980B37" w:rsidP="0076647C">
      <w:pPr>
        <w:spacing w:line="276" w:lineRule="auto"/>
        <w:jc w:val="both"/>
        <w:rPr>
          <w:rFonts w:ascii="Times New Roman" w:eastAsia="Times New Roman" w:hAnsi="Times New Roman" w:cs="Times New Roman"/>
          <w:b/>
        </w:rPr>
      </w:pPr>
    </w:p>
    <w:p w14:paraId="19F8A5A5" w14:textId="77777777" w:rsidR="00980B37" w:rsidRDefault="00980B37" w:rsidP="0076647C">
      <w:pPr>
        <w:spacing w:line="276" w:lineRule="auto"/>
        <w:jc w:val="both"/>
        <w:rPr>
          <w:rFonts w:ascii="Times New Roman" w:eastAsia="Times New Roman" w:hAnsi="Times New Roman" w:cs="Times New Roman"/>
          <w:b/>
        </w:rPr>
      </w:pPr>
    </w:p>
    <w:p w14:paraId="178C196F" w14:textId="77777777" w:rsidR="00980B37" w:rsidRDefault="00980B37" w:rsidP="0076647C">
      <w:pPr>
        <w:spacing w:line="276" w:lineRule="auto"/>
        <w:jc w:val="both"/>
        <w:rPr>
          <w:rFonts w:ascii="Times New Roman" w:eastAsia="Times New Roman" w:hAnsi="Times New Roman" w:cs="Times New Roman"/>
          <w:b/>
        </w:rPr>
      </w:pPr>
    </w:p>
    <w:p w14:paraId="625EC6B6" w14:textId="77777777" w:rsidR="00980B37" w:rsidRDefault="00980B37" w:rsidP="0076647C">
      <w:pPr>
        <w:spacing w:line="276" w:lineRule="auto"/>
        <w:jc w:val="both"/>
        <w:rPr>
          <w:rFonts w:ascii="Times New Roman" w:eastAsia="Times New Roman" w:hAnsi="Times New Roman" w:cs="Times New Roman"/>
          <w:b/>
        </w:rPr>
      </w:pPr>
    </w:p>
    <w:p w14:paraId="5EB3A21E" w14:textId="77777777" w:rsidR="00980B37" w:rsidRDefault="00980B37" w:rsidP="0076647C">
      <w:pPr>
        <w:spacing w:line="276" w:lineRule="auto"/>
        <w:jc w:val="both"/>
        <w:rPr>
          <w:rFonts w:ascii="Times New Roman" w:eastAsia="Times New Roman" w:hAnsi="Times New Roman" w:cs="Times New Roman"/>
          <w:b/>
        </w:rPr>
      </w:pPr>
    </w:p>
    <w:p w14:paraId="5FA25ADC" w14:textId="77777777" w:rsidR="00980B37" w:rsidRDefault="00980B37" w:rsidP="0076647C">
      <w:pPr>
        <w:spacing w:line="276" w:lineRule="auto"/>
        <w:jc w:val="both"/>
        <w:rPr>
          <w:rFonts w:ascii="Times New Roman" w:eastAsia="Times New Roman" w:hAnsi="Times New Roman" w:cs="Times New Roman"/>
          <w:b/>
        </w:rPr>
      </w:pPr>
    </w:p>
    <w:p w14:paraId="621891FE" w14:textId="77777777" w:rsidR="00980B37" w:rsidRDefault="00980B37" w:rsidP="0076647C">
      <w:pPr>
        <w:spacing w:line="276" w:lineRule="auto"/>
        <w:jc w:val="both"/>
        <w:rPr>
          <w:rFonts w:ascii="Times New Roman" w:eastAsia="Times New Roman" w:hAnsi="Times New Roman" w:cs="Times New Roman"/>
          <w:b/>
        </w:rPr>
      </w:pPr>
    </w:p>
    <w:p w14:paraId="63387E7B" w14:textId="77777777" w:rsidR="00980B37" w:rsidRDefault="00980B37" w:rsidP="0076647C">
      <w:pPr>
        <w:spacing w:line="276" w:lineRule="auto"/>
        <w:jc w:val="both"/>
        <w:rPr>
          <w:rFonts w:ascii="Times New Roman" w:eastAsia="Times New Roman" w:hAnsi="Times New Roman" w:cs="Times New Roman"/>
          <w:b/>
        </w:rPr>
      </w:pPr>
    </w:p>
    <w:p w14:paraId="3ADF21B6" w14:textId="77777777" w:rsidR="00980B37" w:rsidRDefault="00980B37" w:rsidP="0076647C">
      <w:pPr>
        <w:spacing w:line="276" w:lineRule="auto"/>
        <w:jc w:val="both"/>
        <w:rPr>
          <w:rFonts w:ascii="Times New Roman" w:eastAsia="Times New Roman" w:hAnsi="Times New Roman" w:cs="Times New Roman"/>
          <w:b/>
        </w:rPr>
      </w:pPr>
    </w:p>
    <w:p w14:paraId="001DBDFE" w14:textId="77777777" w:rsidR="00980B37" w:rsidRDefault="00980B37" w:rsidP="0076647C">
      <w:pPr>
        <w:spacing w:line="276" w:lineRule="auto"/>
        <w:jc w:val="both"/>
        <w:rPr>
          <w:rFonts w:ascii="Times New Roman" w:eastAsia="Times New Roman" w:hAnsi="Times New Roman" w:cs="Times New Roman"/>
          <w:b/>
        </w:rPr>
      </w:pPr>
    </w:p>
    <w:p w14:paraId="12D6A5CA" w14:textId="77777777" w:rsidR="00980B37" w:rsidRDefault="00980B37" w:rsidP="0076647C">
      <w:pPr>
        <w:spacing w:line="276" w:lineRule="auto"/>
        <w:jc w:val="both"/>
        <w:rPr>
          <w:rFonts w:ascii="Times New Roman" w:eastAsia="Times New Roman" w:hAnsi="Times New Roman" w:cs="Times New Roman"/>
          <w:b/>
        </w:rPr>
      </w:pPr>
    </w:p>
    <w:p w14:paraId="3B7E0DC2" w14:textId="77777777" w:rsidR="00980B37" w:rsidRDefault="00980B37" w:rsidP="0076647C">
      <w:pPr>
        <w:spacing w:line="276" w:lineRule="auto"/>
        <w:jc w:val="both"/>
        <w:rPr>
          <w:rFonts w:ascii="Times New Roman" w:eastAsia="Times New Roman" w:hAnsi="Times New Roman" w:cs="Times New Roman"/>
          <w:b/>
        </w:rPr>
      </w:pPr>
    </w:p>
    <w:p w14:paraId="2CC450E4" w14:textId="77777777" w:rsidR="00980B37" w:rsidRDefault="00980B37" w:rsidP="0076647C">
      <w:pPr>
        <w:spacing w:line="276" w:lineRule="auto"/>
        <w:jc w:val="both"/>
        <w:rPr>
          <w:rFonts w:ascii="Times New Roman" w:eastAsia="Times New Roman" w:hAnsi="Times New Roman" w:cs="Times New Roman"/>
          <w:b/>
        </w:rPr>
      </w:pPr>
    </w:p>
    <w:p w14:paraId="376DDF2E" w14:textId="77777777" w:rsidR="00980B37" w:rsidRDefault="00980B37" w:rsidP="0076647C">
      <w:pPr>
        <w:spacing w:line="276" w:lineRule="auto"/>
        <w:jc w:val="both"/>
        <w:rPr>
          <w:rFonts w:ascii="Times New Roman" w:eastAsia="Times New Roman" w:hAnsi="Times New Roman" w:cs="Times New Roman"/>
          <w:b/>
        </w:rPr>
      </w:pPr>
    </w:p>
    <w:p w14:paraId="5FC0110E" w14:textId="77777777" w:rsidR="00980B37" w:rsidRDefault="00980B37" w:rsidP="0076647C">
      <w:pPr>
        <w:spacing w:line="276" w:lineRule="auto"/>
        <w:jc w:val="both"/>
        <w:rPr>
          <w:rFonts w:ascii="Times New Roman" w:eastAsia="Times New Roman" w:hAnsi="Times New Roman" w:cs="Times New Roman"/>
          <w:b/>
        </w:rPr>
      </w:pPr>
    </w:p>
    <w:p w14:paraId="555405AF" w14:textId="77777777" w:rsidR="00980B37" w:rsidRDefault="00980B37" w:rsidP="0076647C">
      <w:pPr>
        <w:spacing w:line="276" w:lineRule="auto"/>
        <w:jc w:val="both"/>
        <w:rPr>
          <w:rFonts w:ascii="Times New Roman" w:eastAsia="Times New Roman" w:hAnsi="Times New Roman" w:cs="Times New Roman"/>
          <w:b/>
        </w:rPr>
      </w:pPr>
    </w:p>
    <w:p w14:paraId="09FCC353" w14:textId="77777777" w:rsidR="00980B37" w:rsidRDefault="00980B37" w:rsidP="0076647C">
      <w:pPr>
        <w:spacing w:line="276" w:lineRule="auto"/>
        <w:jc w:val="both"/>
        <w:rPr>
          <w:rFonts w:ascii="Times New Roman" w:eastAsia="Times New Roman" w:hAnsi="Times New Roman" w:cs="Times New Roman"/>
          <w:b/>
        </w:rPr>
      </w:pPr>
    </w:p>
    <w:p w14:paraId="2109CB76" w14:textId="77777777" w:rsidR="00980B37" w:rsidRDefault="00980B37" w:rsidP="0076647C">
      <w:pPr>
        <w:spacing w:line="276" w:lineRule="auto"/>
        <w:jc w:val="both"/>
        <w:rPr>
          <w:rFonts w:ascii="Times New Roman" w:eastAsia="Times New Roman" w:hAnsi="Times New Roman" w:cs="Times New Roman"/>
          <w:b/>
        </w:rPr>
      </w:pPr>
    </w:p>
    <w:p w14:paraId="1AF3BF7A" w14:textId="77777777" w:rsidR="00980B37" w:rsidRDefault="00980B37" w:rsidP="0076647C">
      <w:pPr>
        <w:spacing w:line="276" w:lineRule="auto"/>
        <w:jc w:val="both"/>
        <w:rPr>
          <w:rFonts w:ascii="Times New Roman" w:eastAsia="Times New Roman" w:hAnsi="Times New Roman" w:cs="Times New Roman"/>
          <w:b/>
        </w:rPr>
      </w:pPr>
    </w:p>
    <w:p w14:paraId="2DA52330" w14:textId="77777777" w:rsidR="00980B37" w:rsidRDefault="00980B37" w:rsidP="0076647C">
      <w:pPr>
        <w:spacing w:line="276" w:lineRule="auto"/>
        <w:jc w:val="both"/>
        <w:rPr>
          <w:rFonts w:ascii="Times New Roman" w:eastAsia="Times New Roman" w:hAnsi="Times New Roman" w:cs="Times New Roman"/>
          <w:b/>
          <w:sz w:val="28"/>
          <w:szCs w:val="28"/>
          <w:u w:val="single"/>
        </w:rPr>
      </w:pPr>
    </w:p>
    <w:p w14:paraId="44CA0E34" w14:textId="77777777" w:rsidR="00980B37" w:rsidRPr="00BF2DFB" w:rsidRDefault="00980B37" w:rsidP="0076647C">
      <w:pPr>
        <w:spacing w:line="276" w:lineRule="auto"/>
        <w:jc w:val="both"/>
        <w:rPr>
          <w:rFonts w:ascii="Times New Roman" w:eastAsia="Times New Roman" w:hAnsi="Times New Roman" w:cs="Times New Roman"/>
          <w:b/>
          <w:sz w:val="28"/>
          <w:szCs w:val="28"/>
          <w:u w:val="single"/>
        </w:rPr>
      </w:pPr>
    </w:p>
    <w:p w14:paraId="0FC735B2" w14:textId="77777777" w:rsidR="0080417D" w:rsidRPr="00BF2DFB" w:rsidRDefault="0080417D" w:rsidP="0076647C">
      <w:pPr>
        <w:spacing w:line="276" w:lineRule="auto"/>
        <w:jc w:val="both"/>
        <w:rPr>
          <w:rFonts w:ascii="Times New Roman" w:eastAsia="Times New Roman" w:hAnsi="Times New Roman" w:cs="Times New Roman"/>
          <w:b/>
          <w:sz w:val="28"/>
          <w:szCs w:val="28"/>
          <w:u w:val="single"/>
        </w:rPr>
      </w:pPr>
    </w:p>
    <w:p w14:paraId="418209B1" w14:textId="5888F546" w:rsidR="00627CA4" w:rsidRPr="00BF2DFB" w:rsidRDefault="00000000" w:rsidP="0076647C">
      <w:pPr>
        <w:tabs>
          <w:tab w:val="left" w:pos="915"/>
        </w:tabs>
        <w:spacing w:line="276" w:lineRule="auto"/>
        <w:jc w:val="center"/>
        <w:rPr>
          <w:rFonts w:ascii="Times New Roman" w:eastAsia="Times New Roman" w:hAnsi="Times New Roman" w:cs="Times New Roman"/>
          <w:b/>
          <w:smallCaps/>
          <w:u w:val="single"/>
        </w:rPr>
      </w:pPr>
      <w:r w:rsidRPr="00BF2DFB">
        <w:rPr>
          <w:rFonts w:ascii="Times New Roman" w:eastAsia="Times New Roman" w:hAnsi="Times New Roman" w:cs="Times New Roman"/>
          <w:b/>
          <w:smallCaps/>
          <w:u w:val="single"/>
        </w:rPr>
        <w:lastRenderedPageBreak/>
        <w:t>TABLE OF CONTENTS</w:t>
      </w:r>
    </w:p>
    <w:p w14:paraId="34BA9E66" w14:textId="77777777" w:rsidR="00627CA4" w:rsidRPr="00A83F14" w:rsidRDefault="00627CA4" w:rsidP="0076647C">
      <w:pPr>
        <w:tabs>
          <w:tab w:val="left" w:pos="915"/>
        </w:tabs>
        <w:spacing w:line="276" w:lineRule="auto"/>
        <w:jc w:val="center"/>
        <w:rPr>
          <w:rFonts w:ascii="Times New Roman" w:eastAsia="Times New Roman" w:hAnsi="Times New Roman" w:cs="Times New Roman"/>
          <w:bCs/>
          <w:i/>
          <w:iCs/>
          <w:smallCaps/>
          <w:u w:val="single"/>
        </w:rPr>
      </w:pPr>
    </w:p>
    <w:p w14:paraId="76A09A14" w14:textId="77777777" w:rsidR="008A4317" w:rsidRPr="00A31D0A" w:rsidRDefault="008A4317" w:rsidP="008A4317">
      <w:pPr>
        <w:pStyle w:val="TOC1"/>
        <w:rPr>
          <w:bCs/>
          <w:i/>
          <w:iCs/>
        </w:rPr>
      </w:pPr>
      <w:r w:rsidRPr="00A31D0A">
        <w:rPr>
          <w:b/>
          <w:i/>
          <w:iCs/>
        </w:rPr>
        <w:t>ACKNOWLEDGEMENTS</w:t>
      </w:r>
      <w:r w:rsidRPr="00A31D0A">
        <w:rPr>
          <w:bCs/>
          <w:i/>
          <w:iCs/>
        </w:rPr>
        <w:ptab w:relativeTo="margin" w:alignment="right" w:leader="dot"/>
      </w:r>
      <w:r w:rsidRPr="00A31D0A">
        <w:rPr>
          <w:bCs/>
          <w:i/>
          <w:iCs/>
        </w:rPr>
        <w:t>2</w:t>
      </w:r>
    </w:p>
    <w:p w14:paraId="0A43E5B5" w14:textId="77777777" w:rsidR="008A4317" w:rsidRPr="00A31D0A" w:rsidRDefault="008A4317" w:rsidP="008A4317">
      <w:pPr>
        <w:pStyle w:val="TOC1"/>
        <w:rPr>
          <w:bCs/>
          <w:i/>
          <w:iCs/>
        </w:rPr>
      </w:pPr>
    </w:p>
    <w:p w14:paraId="69D00EB8" w14:textId="77777777" w:rsidR="008A4317" w:rsidRPr="00A31D0A" w:rsidRDefault="008A4317" w:rsidP="008A4317">
      <w:pPr>
        <w:pStyle w:val="TOC1"/>
        <w:rPr>
          <w:bCs/>
          <w:i/>
          <w:iCs/>
        </w:rPr>
      </w:pPr>
      <w:r w:rsidRPr="00A31D0A">
        <w:rPr>
          <w:b/>
          <w:i/>
          <w:iCs/>
        </w:rPr>
        <w:t>CERTIFICATE FROM THE SUPERVISOR</w:t>
      </w:r>
      <w:r w:rsidRPr="00A31D0A">
        <w:rPr>
          <w:bCs/>
          <w:i/>
          <w:iCs/>
        </w:rPr>
        <w:ptab w:relativeTo="margin" w:alignment="right" w:leader="dot"/>
      </w:r>
      <w:r w:rsidRPr="00A31D0A">
        <w:rPr>
          <w:bCs/>
          <w:i/>
          <w:iCs/>
        </w:rPr>
        <w:t>3</w:t>
      </w:r>
    </w:p>
    <w:p w14:paraId="6DD18AFF" w14:textId="77777777" w:rsidR="008A4317" w:rsidRPr="00A31D0A" w:rsidRDefault="008A4317" w:rsidP="008A4317">
      <w:pPr>
        <w:tabs>
          <w:tab w:val="left" w:pos="915"/>
        </w:tabs>
        <w:spacing w:line="276" w:lineRule="auto"/>
        <w:rPr>
          <w:rFonts w:ascii="Times New Roman" w:hAnsi="Times New Roman" w:cs="Times New Roman"/>
          <w:bCs/>
          <w:i/>
          <w:iCs/>
        </w:rPr>
      </w:pPr>
    </w:p>
    <w:p w14:paraId="1ACE56E5" w14:textId="77777777" w:rsidR="008A4317" w:rsidRPr="00A31D0A" w:rsidRDefault="008A4317" w:rsidP="008A4317">
      <w:pPr>
        <w:tabs>
          <w:tab w:val="left" w:pos="915"/>
        </w:tabs>
        <w:spacing w:line="276" w:lineRule="auto"/>
        <w:rPr>
          <w:rFonts w:ascii="Times New Roman" w:hAnsi="Times New Roman" w:cs="Times New Roman"/>
          <w:bCs/>
          <w:i/>
          <w:iCs/>
        </w:rPr>
      </w:pPr>
      <w:r w:rsidRPr="00A31D0A">
        <w:rPr>
          <w:rFonts w:ascii="Times New Roman" w:hAnsi="Times New Roman" w:cs="Times New Roman"/>
          <w:b/>
          <w:i/>
          <w:iCs/>
        </w:rPr>
        <w:t>ABSTRACT</w:t>
      </w:r>
      <w:r w:rsidRPr="00A31D0A">
        <w:rPr>
          <w:rFonts w:ascii="Times New Roman" w:hAnsi="Times New Roman" w:cs="Times New Roman"/>
          <w:bCs/>
          <w:i/>
          <w:iCs/>
        </w:rPr>
        <w:ptab w:relativeTo="margin" w:alignment="right" w:leader="dot"/>
      </w:r>
      <w:r w:rsidRPr="00A31D0A">
        <w:rPr>
          <w:rFonts w:ascii="Times New Roman" w:hAnsi="Times New Roman" w:cs="Times New Roman"/>
          <w:bCs/>
          <w:i/>
          <w:iCs/>
        </w:rPr>
        <w:t>4</w:t>
      </w:r>
    </w:p>
    <w:p w14:paraId="78E84536" w14:textId="77777777" w:rsidR="008A4317" w:rsidRPr="00A31D0A" w:rsidRDefault="008A4317" w:rsidP="008A4317">
      <w:pPr>
        <w:tabs>
          <w:tab w:val="left" w:pos="915"/>
        </w:tabs>
        <w:spacing w:line="276" w:lineRule="auto"/>
        <w:rPr>
          <w:rFonts w:ascii="Times New Roman" w:hAnsi="Times New Roman" w:cs="Times New Roman"/>
          <w:bCs/>
          <w:i/>
          <w:iCs/>
        </w:rPr>
      </w:pPr>
    </w:p>
    <w:p w14:paraId="01B42766" w14:textId="38E7387B" w:rsidR="008A4317" w:rsidRPr="00A31D0A" w:rsidRDefault="008A4317" w:rsidP="008A4317">
      <w:pPr>
        <w:tabs>
          <w:tab w:val="left" w:pos="915"/>
        </w:tabs>
        <w:spacing w:line="276" w:lineRule="auto"/>
        <w:rPr>
          <w:rFonts w:ascii="Times New Roman" w:hAnsi="Times New Roman" w:cs="Times New Roman"/>
          <w:bCs/>
          <w:i/>
          <w:iCs/>
        </w:rPr>
      </w:pPr>
      <w:r w:rsidRPr="00A31D0A">
        <w:rPr>
          <w:rFonts w:ascii="Times New Roman" w:hAnsi="Times New Roman" w:cs="Times New Roman"/>
          <w:b/>
          <w:i/>
          <w:iCs/>
        </w:rPr>
        <w:t>TABLE OF CONTENTS</w:t>
      </w:r>
      <w:r w:rsidRPr="00A31D0A">
        <w:rPr>
          <w:rFonts w:ascii="Times New Roman" w:hAnsi="Times New Roman" w:cs="Times New Roman"/>
          <w:bCs/>
          <w:i/>
          <w:iCs/>
        </w:rPr>
        <w:ptab w:relativeTo="margin" w:alignment="right" w:leader="dot"/>
      </w:r>
      <w:r w:rsidR="00980B37">
        <w:rPr>
          <w:rFonts w:ascii="Times New Roman" w:hAnsi="Times New Roman" w:cs="Times New Roman"/>
          <w:bCs/>
          <w:i/>
          <w:iCs/>
        </w:rPr>
        <w:t>6</w:t>
      </w:r>
    </w:p>
    <w:p w14:paraId="7758346A" w14:textId="77777777" w:rsidR="008A4317" w:rsidRPr="00A31D0A" w:rsidRDefault="008A4317" w:rsidP="008A4317">
      <w:pPr>
        <w:tabs>
          <w:tab w:val="left" w:pos="915"/>
        </w:tabs>
        <w:spacing w:line="276" w:lineRule="auto"/>
        <w:rPr>
          <w:rFonts w:ascii="Times New Roman" w:hAnsi="Times New Roman" w:cs="Times New Roman"/>
          <w:bCs/>
          <w:i/>
          <w:iCs/>
        </w:rPr>
      </w:pPr>
    </w:p>
    <w:p w14:paraId="0DDFC7D7" w14:textId="41312776" w:rsidR="008A4317" w:rsidRPr="00A31D0A" w:rsidRDefault="008A4317" w:rsidP="008A4317">
      <w:pPr>
        <w:tabs>
          <w:tab w:val="left" w:pos="915"/>
        </w:tabs>
        <w:spacing w:line="276" w:lineRule="auto"/>
        <w:rPr>
          <w:rFonts w:ascii="Times New Roman" w:hAnsi="Times New Roman" w:cs="Times New Roman"/>
          <w:bCs/>
          <w:i/>
          <w:iCs/>
        </w:rPr>
      </w:pPr>
      <w:r w:rsidRPr="00A31D0A">
        <w:rPr>
          <w:rFonts w:ascii="Times New Roman" w:hAnsi="Times New Roman" w:cs="Times New Roman"/>
          <w:b/>
          <w:i/>
          <w:iCs/>
        </w:rPr>
        <w:t>LIST OF FIGURES</w:t>
      </w:r>
      <w:r w:rsidRPr="00A31D0A">
        <w:rPr>
          <w:rFonts w:ascii="Times New Roman" w:hAnsi="Times New Roman" w:cs="Times New Roman"/>
          <w:bCs/>
          <w:i/>
          <w:iCs/>
        </w:rPr>
        <w:ptab w:relativeTo="margin" w:alignment="right" w:leader="dot"/>
      </w:r>
      <w:r w:rsidR="00980B37">
        <w:rPr>
          <w:rFonts w:ascii="Times New Roman" w:hAnsi="Times New Roman" w:cs="Times New Roman"/>
          <w:bCs/>
          <w:i/>
          <w:iCs/>
        </w:rPr>
        <w:t>8</w:t>
      </w:r>
    </w:p>
    <w:p w14:paraId="5D023AED" w14:textId="77777777" w:rsidR="008A4317" w:rsidRPr="00A31D0A" w:rsidRDefault="008A4317" w:rsidP="008A4317">
      <w:pPr>
        <w:tabs>
          <w:tab w:val="left" w:pos="915"/>
        </w:tabs>
        <w:spacing w:line="276" w:lineRule="auto"/>
        <w:rPr>
          <w:rFonts w:ascii="Times New Roman" w:hAnsi="Times New Roman" w:cs="Times New Roman"/>
          <w:bCs/>
          <w:i/>
          <w:iCs/>
        </w:rPr>
      </w:pPr>
    </w:p>
    <w:p w14:paraId="399B7C4D" w14:textId="29D587C7" w:rsidR="008A4317" w:rsidRPr="00A31D0A" w:rsidRDefault="008A4317" w:rsidP="008A4317">
      <w:pPr>
        <w:tabs>
          <w:tab w:val="left" w:pos="915"/>
        </w:tabs>
        <w:spacing w:line="276" w:lineRule="auto"/>
        <w:rPr>
          <w:rFonts w:ascii="Times New Roman" w:hAnsi="Times New Roman" w:cs="Times New Roman"/>
          <w:bCs/>
          <w:i/>
          <w:iCs/>
        </w:rPr>
      </w:pPr>
      <w:r w:rsidRPr="00A31D0A">
        <w:rPr>
          <w:rFonts w:ascii="Times New Roman" w:hAnsi="Times New Roman" w:cs="Times New Roman"/>
          <w:b/>
          <w:i/>
          <w:iCs/>
        </w:rPr>
        <w:t>CHAPTERS</w:t>
      </w:r>
      <w:r w:rsidRPr="00A31D0A">
        <w:rPr>
          <w:rFonts w:ascii="Times New Roman" w:hAnsi="Times New Roman" w:cs="Times New Roman"/>
          <w:bCs/>
          <w:i/>
          <w:iCs/>
        </w:rPr>
        <w:ptab w:relativeTo="margin" w:alignment="right" w:leader="dot"/>
      </w:r>
      <w:r w:rsidR="006F1763">
        <w:rPr>
          <w:rFonts w:ascii="Times New Roman" w:hAnsi="Times New Roman" w:cs="Times New Roman"/>
          <w:bCs/>
          <w:i/>
          <w:iCs/>
        </w:rPr>
        <w:t>9</w:t>
      </w:r>
    </w:p>
    <w:p w14:paraId="1CFC6686" w14:textId="77777777" w:rsidR="008A4317" w:rsidRPr="00A31D0A" w:rsidRDefault="008A4317" w:rsidP="008A4317">
      <w:pPr>
        <w:tabs>
          <w:tab w:val="left" w:pos="915"/>
        </w:tabs>
        <w:spacing w:line="276" w:lineRule="auto"/>
        <w:rPr>
          <w:rFonts w:ascii="Times New Roman" w:hAnsi="Times New Roman" w:cs="Times New Roman"/>
          <w:bCs/>
          <w:i/>
          <w:iCs/>
        </w:rPr>
      </w:pPr>
    </w:p>
    <w:p w14:paraId="19F5E046" w14:textId="05BCE168" w:rsidR="008A4317" w:rsidRPr="00A31D0A" w:rsidRDefault="008A4317" w:rsidP="008A4317">
      <w:pPr>
        <w:pStyle w:val="TOC1"/>
        <w:numPr>
          <w:ilvl w:val="0"/>
          <w:numId w:val="11"/>
        </w:numPr>
        <w:rPr>
          <w:bCs/>
        </w:rPr>
      </w:pPr>
      <w:r w:rsidRPr="00A31D0A">
        <w:rPr>
          <w:b/>
        </w:rPr>
        <w:t>Introduction</w:t>
      </w:r>
      <w:r w:rsidRPr="00A31D0A">
        <w:rPr>
          <w:bCs/>
        </w:rPr>
        <w:ptab w:relativeTo="margin" w:alignment="right" w:leader="dot"/>
      </w:r>
      <w:r w:rsidR="006F1763">
        <w:rPr>
          <w:bCs/>
        </w:rPr>
        <w:t>9</w:t>
      </w:r>
    </w:p>
    <w:p w14:paraId="08A99CBF" w14:textId="23B46958" w:rsidR="008A4317" w:rsidRPr="00A31D0A" w:rsidRDefault="008A4317" w:rsidP="008A4317">
      <w:pPr>
        <w:pStyle w:val="TOC1"/>
        <w:numPr>
          <w:ilvl w:val="1"/>
          <w:numId w:val="11"/>
        </w:numPr>
        <w:rPr>
          <w:bCs/>
        </w:rPr>
      </w:pPr>
      <w:r w:rsidRPr="00A31D0A">
        <w:rPr>
          <w:bCs/>
        </w:rPr>
        <w:t>Objective</w:t>
      </w:r>
      <w:r w:rsidRPr="00A31D0A">
        <w:rPr>
          <w:bCs/>
        </w:rPr>
        <w:ptab w:relativeTo="margin" w:alignment="right" w:leader="dot"/>
      </w:r>
      <w:r w:rsidR="006F1763">
        <w:rPr>
          <w:bCs/>
        </w:rPr>
        <w:t>9</w:t>
      </w:r>
    </w:p>
    <w:p w14:paraId="6DEF1184" w14:textId="5F8A8ABE" w:rsidR="008A4317" w:rsidRPr="00A31D0A" w:rsidRDefault="008A4317" w:rsidP="008A4317">
      <w:pPr>
        <w:pStyle w:val="TOC1"/>
        <w:numPr>
          <w:ilvl w:val="1"/>
          <w:numId w:val="11"/>
        </w:numPr>
        <w:rPr>
          <w:bCs/>
        </w:rPr>
      </w:pPr>
      <w:r w:rsidRPr="00A31D0A">
        <w:rPr>
          <w:bCs/>
        </w:rPr>
        <w:t>Scope</w:t>
      </w:r>
      <w:r w:rsidRPr="00A31D0A">
        <w:rPr>
          <w:bCs/>
        </w:rPr>
        <w:ptab w:relativeTo="margin" w:alignment="right" w:leader="dot"/>
      </w:r>
      <w:r w:rsidR="006F1763">
        <w:rPr>
          <w:bCs/>
        </w:rPr>
        <w:t>9</w:t>
      </w:r>
    </w:p>
    <w:p w14:paraId="077FF5C2" w14:textId="31E77875" w:rsidR="008A4317" w:rsidRPr="00A31D0A" w:rsidRDefault="008A4317" w:rsidP="008A4317">
      <w:pPr>
        <w:pStyle w:val="TOC1"/>
        <w:numPr>
          <w:ilvl w:val="1"/>
          <w:numId w:val="11"/>
        </w:numPr>
        <w:rPr>
          <w:bCs/>
        </w:rPr>
      </w:pPr>
      <w:r w:rsidRPr="00A31D0A">
        <w:rPr>
          <w:bCs/>
        </w:rPr>
        <w:t>Summary</w:t>
      </w:r>
      <w:r w:rsidRPr="00A31D0A">
        <w:rPr>
          <w:bCs/>
        </w:rPr>
        <w:ptab w:relativeTo="margin" w:alignment="right" w:leader="dot"/>
      </w:r>
      <w:r w:rsidR="006F1763">
        <w:rPr>
          <w:bCs/>
        </w:rPr>
        <w:t>10</w:t>
      </w:r>
    </w:p>
    <w:p w14:paraId="5303D03E" w14:textId="77777777" w:rsidR="008A4317" w:rsidRPr="00A31D0A" w:rsidRDefault="008A4317" w:rsidP="008A4317">
      <w:pPr>
        <w:spacing w:line="276" w:lineRule="auto"/>
        <w:rPr>
          <w:rFonts w:ascii="Times New Roman" w:hAnsi="Times New Roman" w:cs="Times New Roman"/>
          <w:bCs/>
          <w:lang w:val="en-GB" w:eastAsia="en-GB"/>
        </w:rPr>
      </w:pPr>
    </w:p>
    <w:p w14:paraId="5458C046" w14:textId="77777777" w:rsidR="008A4317" w:rsidRPr="00A31D0A" w:rsidRDefault="008A4317" w:rsidP="008A4317">
      <w:pPr>
        <w:pStyle w:val="TOC1"/>
        <w:rPr>
          <w:bCs/>
        </w:rPr>
      </w:pPr>
    </w:p>
    <w:p w14:paraId="6BD530E4" w14:textId="105B66C9" w:rsidR="008A4317" w:rsidRPr="00A31D0A" w:rsidRDefault="008A4317" w:rsidP="008A4317">
      <w:pPr>
        <w:pStyle w:val="TOC1"/>
        <w:numPr>
          <w:ilvl w:val="0"/>
          <w:numId w:val="11"/>
        </w:numPr>
        <w:rPr>
          <w:bCs/>
        </w:rPr>
      </w:pPr>
      <w:r w:rsidRPr="00A31D0A">
        <w:rPr>
          <w:rFonts w:eastAsia="Times New Roman"/>
          <w:b/>
        </w:rPr>
        <w:t>Literature Survey</w:t>
      </w:r>
      <w:r w:rsidRPr="00A31D0A">
        <w:rPr>
          <w:bCs/>
        </w:rPr>
        <w:ptab w:relativeTo="margin" w:alignment="right" w:leader="dot"/>
      </w:r>
      <w:r>
        <w:rPr>
          <w:bCs/>
        </w:rPr>
        <w:t>1</w:t>
      </w:r>
      <w:r w:rsidR="006F1763">
        <w:rPr>
          <w:bCs/>
        </w:rPr>
        <w:t>1</w:t>
      </w:r>
    </w:p>
    <w:p w14:paraId="6CC19782" w14:textId="4044814F" w:rsidR="008A4317" w:rsidRPr="00A31D0A" w:rsidRDefault="008A4317" w:rsidP="008A4317">
      <w:pPr>
        <w:pStyle w:val="TOC1"/>
        <w:numPr>
          <w:ilvl w:val="1"/>
          <w:numId w:val="11"/>
        </w:numPr>
        <w:rPr>
          <w:bCs/>
        </w:rPr>
      </w:pPr>
      <w:r w:rsidRPr="00A31D0A">
        <w:rPr>
          <w:rFonts w:eastAsia="Times New Roman"/>
          <w:bCs/>
        </w:rPr>
        <w:t>Literature Review</w:t>
      </w:r>
      <w:r w:rsidRPr="00A31D0A">
        <w:rPr>
          <w:bCs/>
        </w:rPr>
        <w:ptab w:relativeTo="margin" w:alignment="right" w:leader="dot"/>
      </w:r>
      <w:r>
        <w:rPr>
          <w:bCs/>
        </w:rPr>
        <w:t>1</w:t>
      </w:r>
      <w:r w:rsidR="006F1763">
        <w:rPr>
          <w:bCs/>
        </w:rPr>
        <w:t>1</w:t>
      </w:r>
    </w:p>
    <w:p w14:paraId="59DE39A8" w14:textId="6681AA51" w:rsidR="008A4317" w:rsidRPr="00A31D0A" w:rsidRDefault="008A4317" w:rsidP="008A4317">
      <w:pPr>
        <w:pStyle w:val="TOC1"/>
        <w:numPr>
          <w:ilvl w:val="1"/>
          <w:numId w:val="11"/>
        </w:numPr>
        <w:rPr>
          <w:bCs/>
        </w:rPr>
      </w:pPr>
      <w:r w:rsidRPr="00A31D0A">
        <w:rPr>
          <w:rFonts w:eastAsia="Times New Roman"/>
          <w:bCs/>
        </w:rPr>
        <w:t>Conclusion of Review</w:t>
      </w:r>
      <w:r w:rsidRPr="00A31D0A">
        <w:rPr>
          <w:bCs/>
        </w:rPr>
        <w:ptab w:relativeTo="margin" w:alignment="right" w:leader="dot"/>
      </w:r>
      <w:r w:rsidRPr="00A31D0A">
        <w:rPr>
          <w:bCs/>
        </w:rPr>
        <w:t>1</w:t>
      </w:r>
      <w:r w:rsidR="006F1763">
        <w:rPr>
          <w:bCs/>
        </w:rPr>
        <w:t>6</w:t>
      </w:r>
    </w:p>
    <w:p w14:paraId="3D56BD5F" w14:textId="77777777" w:rsidR="008A4317" w:rsidRPr="00A31D0A" w:rsidRDefault="008A4317" w:rsidP="008A4317">
      <w:pPr>
        <w:spacing w:line="276" w:lineRule="auto"/>
        <w:rPr>
          <w:rFonts w:ascii="Times New Roman" w:hAnsi="Times New Roman" w:cs="Times New Roman"/>
          <w:bCs/>
        </w:rPr>
      </w:pPr>
    </w:p>
    <w:p w14:paraId="43ABA919" w14:textId="3A89E602" w:rsidR="008A4317" w:rsidRPr="00A31D0A" w:rsidRDefault="008A4317" w:rsidP="008A4317">
      <w:pPr>
        <w:pStyle w:val="ListParagraph"/>
        <w:numPr>
          <w:ilvl w:val="0"/>
          <w:numId w:val="11"/>
        </w:numPr>
        <w:rPr>
          <w:rFonts w:ascii="Times New Roman" w:hAnsi="Times New Roman" w:cs="Times New Roman"/>
          <w:bCs/>
        </w:rPr>
      </w:pPr>
      <w:r w:rsidRPr="00A31D0A">
        <w:rPr>
          <w:rFonts w:ascii="Times New Roman" w:eastAsiaTheme="minorHAnsi" w:hAnsi="Times New Roman" w:cs="Times New Roman"/>
          <w:b/>
          <w:lang w:val="en-GB" w:eastAsia="en-GB"/>
        </w:rPr>
        <w:t>Exploratory Data Analysis</w:t>
      </w:r>
      <w:r w:rsidRPr="00A31D0A">
        <w:rPr>
          <w:rFonts w:ascii="Times New Roman" w:hAnsi="Times New Roman" w:cs="Times New Roman"/>
          <w:bCs/>
        </w:rPr>
        <w:ptab w:relativeTo="margin" w:alignment="right" w:leader="dot"/>
      </w:r>
      <w:r w:rsidRPr="00A31D0A">
        <w:rPr>
          <w:rFonts w:ascii="Times New Roman" w:hAnsi="Times New Roman" w:cs="Times New Roman"/>
          <w:bCs/>
        </w:rPr>
        <w:t>1</w:t>
      </w:r>
      <w:r w:rsidR="006F1763">
        <w:rPr>
          <w:rFonts w:ascii="Times New Roman" w:hAnsi="Times New Roman" w:cs="Times New Roman"/>
          <w:bCs/>
        </w:rPr>
        <w:t>6</w:t>
      </w:r>
    </w:p>
    <w:p w14:paraId="2B82F7C7" w14:textId="3DE69B49" w:rsidR="008A4317" w:rsidRPr="00A31D0A" w:rsidRDefault="008A4317" w:rsidP="008A4317">
      <w:pPr>
        <w:pStyle w:val="TOC1"/>
        <w:numPr>
          <w:ilvl w:val="1"/>
          <w:numId w:val="11"/>
        </w:numPr>
        <w:rPr>
          <w:bCs/>
        </w:rPr>
      </w:pPr>
      <w:r w:rsidRPr="00A31D0A">
        <w:rPr>
          <w:bCs/>
        </w:rPr>
        <w:t>HR Analytics: Employee Promotion Dataset.</w:t>
      </w:r>
      <w:r w:rsidRPr="00A31D0A">
        <w:rPr>
          <w:bCs/>
        </w:rPr>
        <w:ptab w:relativeTo="margin" w:alignment="right" w:leader="dot"/>
      </w:r>
      <w:r w:rsidRPr="00A31D0A">
        <w:rPr>
          <w:bCs/>
        </w:rPr>
        <w:t>1</w:t>
      </w:r>
      <w:r w:rsidR="006F1763">
        <w:rPr>
          <w:bCs/>
        </w:rPr>
        <w:t>6</w:t>
      </w:r>
    </w:p>
    <w:p w14:paraId="5A686302" w14:textId="783A071C" w:rsidR="008A4317" w:rsidRPr="00A31D0A" w:rsidRDefault="008A4317" w:rsidP="008A4317">
      <w:pPr>
        <w:pStyle w:val="TOC1"/>
        <w:numPr>
          <w:ilvl w:val="1"/>
          <w:numId w:val="11"/>
        </w:numPr>
        <w:rPr>
          <w:bCs/>
        </w:rPr>
      </w:pPr>
      <w:r w:rsidRPr="00A31D0A">
        <w:rPr>
          <w:bCs/>
        </w:rPr>
        <w:t xml:space="preserve">Exploratory Data Analysis </w:t>
      </w:r>
      <w:r w:rsidRPr="00A31D0A">
        <w:rPr>
          <w:bCs/>
        </w:rPr>
        <w:ptab w:relativeTo="margin" w:alignment="right" w:leader="dot"/>
      </w:r>
      <w:r>
        <w:rPr>
          <w:bCs/>
        </w:rPr>
        <w:t>1</w:t>
      </w:r>
      <w:r w:rsidR="006F1763">
        <w:rPr>
          <w:bCs/>
        </w:rPr>
        <w:t>8</w:t>
      </w:r>
    </w:p>
    <w:p w14:paraId="71AB3C22" w14:textId="3AA747B2" w:rsidR="008A4317" w:rsidRPr="00A31D0A" w:rsidRDefault="008A4317" w:rsidP="008A4317">
      <w:pPr>
        <w:pStyle w:val="TOC1"/>
        <w:numPr>
          <w:ilvl w:val="2"/>
          <w:numId w:val="11"/>
        </w:numPr>
        <w:rPr>
          <w:bCs/>
        </w:rPr>
      </w:pPr>
      <w:r>
        <w:rPr>
          <w:bCs/>
        </w:rPr>
        <w:t>Unique Values</w:t>
      </w:r>
      <w:r w:rsidRPr="00A31D0A">
        <w:rPr>
          <w:bCs/>
        </w:rPr>
        <w:ptab w:relativeTo="margin" w:alignment="right" w:leader="dot"/>
      </w:r>
      <w:r w:rsidRPr="00A31D0A">
        <w:rPr>
          <w:bCs/>
        </w:rPr>
        <w:t>1</w:t>
      </w:r>
      <w:r w:rsidR="006F1763">
        <w:rPr>
          <w:bCs/>
        </w:rPr>
        <w:t>9</w:t>
      </w:r>
    </w:p>
    <w:p w14:paraId="512EE095" w14:textId="78326F5B" w:rsidR="008A4317" w:rsidRPr="00A31D0A" w:rsidRDefault="008A4317" w:rsidP="008A4317">
      <w:pPr>
        <w:pStyle w:val="TOC1"/>
        <w:numPr>
          <w:ilvl w:val="2"/>
          <w:numId w:val="11"/>
        </w:numPr>
        <w:rPr>
          <w:bCs/>
        </w:rPr>
      </w:pPr>
      <w:r w:rsidRPr="00A31D0A">
        <w:rPr>
          <w:bCs/>
        </w:rPr>
        <w:t>Missing/Null Value</w:t>
      </w:r>
      <w:r>
        <w:rPr>
          <w:bCs/>
        </w:rPr>
        <w:t>s</w:t>
      </w:r>
      <w:r w:rsidRPr="00A31D0A">
        <w:rPr>
          <w:bCs/>
        </w:rPr>
        <w:ptab w:relativeTo="margin" w:alignment="right" w:leader="dot"/>
      </w:r>
      <w:r w:rsidR="006F1763">
        <w:rPr>
          <w:bCs/>
        </w:rPr>
        <w:t>20</w:t>
      </w:r>
    </w:p>
    <w:p w14:paraId="0E6A9444" w14:textId="5442FCEE" w:rsidR="008A4317" w:rsidRPr="00A31D0A" w:rsidRDefault="008A4317" w:rsidP="008A4317">
      <w:pPr>
        <w:pStyle w:val="TOC1"/>
        <w:numPr>
          <w:ilvl w:val="2"/>
          <w:numId w:val="11"/>
        </w:numPr>
        <w:rPr>
          <w:bCs/>
        </w:rPr>
      </w:pPr>
      <w:r>
        <w:rPr>
          <w:bCs/>
        </w:rPr>
        <w:t>Duplicate Values</w:t>
      </w:r>
      <w:r w:rsidRPr="00A31D0A">
        <w:rPr>
          <w:bCs/>
        </w:rPr>
        <w:ptab w:relativeTo="margin" w:alignment="right" w:leader="dot"/>
      </w:r>
      <w:r>
        <w:rPr>
          <w:bCs/>
        </w:rPr>
        <w:t>2</w:t>
      </w:r>
      <w:r w:rsidR="006F1763">
        <w:rPr>
          <w:bCs/>
        </w:rPr>
        <w:t>1</w:t>
      </w:r>
    </w:p>
    <w:p w14:paraId="29C6A9E7" w14:textId="5304E856" w:rsidR="008A4317" w:rsidRPr="00A31D0A" w:rsidRDefault="008A4317" w:rsidP="008A4317">
      <w:pPr>
        <w:pStyle w:val="TOC1"/>
        <w:numPr>
          <w:ilvl w:val="2"/>
          <w:numId w:val="11"/>
        </w:numPr>
        <w:rPr>
          <w:bCs/>
        </w:rPr>
      </w:pPr>
      <w:r>
        <w:rPr>
          <w:bCs/>
        </w:rPr>
        <w:t>Outliers</w:t>
      </w:r>
      <w:r w:rsidRPr="00A31D0A">
        <w:rPr>
          <w:bCs/>
        </w:rPr>
        <w:ptab w:relativeTo="margin" w:alignment="right" w:leader="dot"/>
      </w:r>
      <w:r>
        <w:rPr>
          <w:bCs/>
        </w:rPr>
        <w:t>2</w:t>
      </w:r>
      <w:r w:rsidR="006F1763">
        <w:rPr>
          <w:bCs/>
        </w:rPr>
        <w:t>2</w:t>
      </w:r>
    </w:p>
    <w:p w14:paraId="4570DB69" w14:textId="2F683C76" w:rsidR="008A4317" w:rsidRPr="00A31D0A" w:rsidRDefault="008A4317" w:rsidP="008A4317">
      <w:pPr>
        <w:pStyle w:val="ListParagraph"/>
        <w:numPr>
          <w:ilvl w:val="2"/>
          <w:numId w:val="11"/>
        </w:numPr>
        <w:rPr>
          <w:bCs/>
          <w:lang w:val="en-GB" w:eastAsia="en-GB"/>
        </w:rPr>
      </w:pPr>
      <w:r w:rsidRPr="00A31D0A">
        <w:rPr>
          <w:rFonts w:ascii="Times New Roman" w:eastAsiaTheme="minorHAnsi" w:hAnsi="Times New Roman" w:cs="Times New Roman"/>
          <w:bCs/>
          <w:lang w:val="en-GB" w:eastAsia="en-GB"/>
        </w:rPr>
        <w:t>Correlation Matrix</w:t>
      </w:r>
      <w:r w:rsidRPr="00A31D0A">
        <w:rPr>
          <w:rFonts w:ascii="Times New Roman" w:hAnsi="Times New Roman" w:cs="Times New Roman"/>
          <w:bCs/>
        </w:rPr>
        <w:ptab w:relativeTo="margin" w:alignment="right" w:leader="dot"/>
      </w:r>
      <w:r>
        <w:rPr>
          <w:rFonts w:ascii="Times New Roman" w:hAnsi="Times New Roman" w:cs="Times New Roman"/>
          <w:bCs/>
        </w:rPr>
        <w:t>2</w:t>
      </w:r>
      <w:r w:rsidR="006F1763">
        <w:rPr>
          <w:rFonts w:ascii="Times New Roman" w:hAnsi="Times New Roman" w:cs="Times New Roman"/>
          <w:bCs/>
        </w:rPr>
        <w:t>2</w:t>
      </w:r>
    </w:p>
    <w:p w14:paraId="159E127B" w14:textId="25BF1CEF" w:rsidR="008A4317" w:rsidRPr="00A31D0A" w:rsidRDefault="008A4317" w:rsidP="008A4317">
      <w:pPr>
        <w:pStyle w:val="TOC1"/>
        <w:numPr>
          <w:ilvl w:val="2"/>
          <w:numId w:val="11"/>
        </w:numPr>
        <w:rPr>
          <w:bCs/>
        </w:rPr>
      </w:pPr>
      <w:r>
        <w:rPr>
          <w:bCs/>
        </w:rPr>
        <w:t>Distribution Plots</w:t>
      </w:r>
      <w:r w:rsidRPr="00A31D0A">
        <w:rPr>
          <w:bCs/>
        </w:rPr>
        <w:ptab w:relativeTo="margin" w:alignment="right" w:leader="dot"/>
      </w:r>
      <w:r>
        <w:rPr>
          <w:bCs/>
        </w:rPr>
        <w:t>2</w:t>
      </w:r>
      <w:r w:rsidR="006F1763">
        <w:rPr>
          <w:bCs/>
        </w:rPr>
        <w:t>3</w:t>
      </w:r>
    </w:p>
    <w:p w14:paraId="6C37A929" w14:textId="4E232A7B" w:rsidR="008A4317" w:rsidRPr="00A31D0A" w:rsidRDefault="008A4317" w:rsidP="008A4317">
      <w:pPr>
        <w:pStyle w:val="TOC1"/>
        <w:numPr>
          <w:ilvl w:val="1"/>
          <w:numId w:val="11"/>
        </w:numPr>
        <w:rPr>
          <w:bCs/>
        </w:rPr>
      </w:pPr>
      <w:r w:rsidRPr="00A31D0A">
        <w:rPr>
          <w:bCs/>
        </w:rPr>
        <w:t>Data</w:t>
      </w:r>
      <w:r>
        <w:rPr>
          <w:bCs/>
        </w:rPr>
        <w:t xml:space="preserve"> Vizualization</w:t>
      </w:r>
      <w:r w:rsidRPr="00A31D0A">
        <w:rPr>
          <w:bCs/>
        </w:rPr>
        <w:ptab w:relativeTo="margin" w:alignment="right" w:leader="dot"/>
      </w:r>
      <w:r>
        <w:rPr>
          <w:bCs/>
        </w:rPr>
        <w:t>2</w:t>
      </w:r>
      <w:r w:rsidR="006F1763">
        <w:rPr>
          <w:bCs/>
        </w:rPr>
        <w:t>5</w:t>
      </w:r>
    </w:p>
    <w:p w14:paraId="2E6177BE" w14:textId="3497D27A" w:rsidR="008A4317" w:rsidRPr="00A31D0A" w:rsidRDefault="008A4317" w:rsidP="008A4317">
      <w:pPr>
        <w:pStyle w:val="ListParagraph"/>
        <w:numPr>
          <w:ilvl w:val="2"/>
          <w:numId w:val="11"/>
        </w:numPr>
        <w:rPr>
          <w:bCs/>
          <w:lang w:val="en-GB" w:eastAsia="en-GB"/>
        </w:rPr>
      </w:pPr>
      <w:r w:rsidRPr="00A31D0A">
        <w:rPr>
          <w:rFonts w:ascii="Times New Roman" w:eastAsiaTheme="minorHAnsi" w:hAnsi="Times New Roman" w:cs="Times New Roman"/>
          <w:bCs/>
          <w:lang w:val="en-GB" w:eastAsia="en-GB"/>
        </w:rPr>
        <w:t>is_promoted vs gender vs age</w:t>
      </w:r>
      <w:r w:rsidRPr="00A31D0A">
        <w:rPr>
          <w:rFonts w:ascii="Times New Roman" w:hAnsi="Times New Roman" w:cs="Times New Roman"/>
          <w:bCs/>
        </w:rPr>
        <w:ptab w:relativeTo="margin" w:alignment="right" w:leader="dot"/>
      </w:r>
      <w:r>
        <w:rPr>
          <w:rFonts w:ascii="Times New Roman" w:hAnsi="Times New Roman" w:cs="Times New Roman"/>
          <w:bCs/>
        </w:rPr>
        <w:t>2</w:t>
      </w:r>
      <w:r w:rsidR="006F1763">
        <w:rPr>
          <w:rFonts w:ascii="Times New Roman" w:hAnsi="Times New Roman" w:cs="Times New Roman"/>
          <w:bCs/>
        </w:rPr>
        <w:t>5</w:t>
      </w:r>
    </w:p>
    <w:p w14:paraId="6C3B7296" w14:textId="1FA720DE" w:rsidR="008A4317" w:rsidRPr="00A31D0A" w:rsidRDefault="008A4317" w:rsidP="008A4317">
      <w:pPr>
        <w:pStyle w:val="ListParagraph"/>
        <w:numPr>
          <w:ilvl w:val="2"/>
          <w:numId w:val="11"/>
        </w:numPr>
        <w:rPr>
          <w:bCs/>
        </w:rPr>
      </w:pPr>
      <w:r w:rsidRPr="00A31D0A">
        <w:rPr>
          <w:rFonts w:ascii="Times New Roman" w:eastAsiaTheme="minorHAnsi" w:hAnsi="Times New Roman" w:cs="Times New Roman"/>
          <w:bCs/>
          <w:lang w:val="en-GB" w:eastAsia="en-GB"/>
        </w:rPr>
        <w:t>is_promoted vs gender vs length_of_service</w:t>
      </w:r>
      <w:r w:rsidRPr="00A31D0A">
        <w:rPr>
          <w:rFonts w:ascii="Times New Roman" w:hAnsi="Times New Roman" w:cs="Times New Roman"/>
          <w:bCs/>
        </w:rPr>
        <w:ptab w:relativeTo="margin" w:alignment="right" w:leader="dot"/>
      </w:r>
      <w:r w:rsidRPr="00A31D0A">
        <w:rPr>
          <w:bCs/>
        </w:rPr>
        <w:t>2</w:t>
      </w:r>
      <w:r w:rsidR="006F1763">
        <w:rPr>
          <w:bCs/>
        </w:rPr>
        <w:t>5</w:t>
      </w:r>
    </w:p>
    <w:p w14:paraId="3FA7D808" w14:textId="6CFC37CF" w:rsidR="008A4317" w:rsidRPr="00A31D0A" w:rsidRDefault="008A4317" w:rsidP="008A4317">
      <w:pPr>
        <w:pStyle w:val="ListParagraph"/>
        <w:numPr>
          <w:ilvl w:val="2"/>
          <w:numId w:val="11"/>
        </w:numPr>
        <w:rPr>
          <w:rFonts w:ascii="Times New Roman" w:hAnsi="Times New Roman" w:cs="Times New Roman"/>
          <w:bCs/>
        </w:rPr>
      </w:pPr>
      <w:r w:rsidRPr="00A31D0A">
        <w:rPr>
          <w:rFonts w:ascii="Times New Roman" w:eastAsiaTheme="minorHAnsi" w:hAnsi="Times New Roman" w:cs="Times New Roman"/>
          <w:bCs/>
          <w:lang w:val="en-GB" w:eastAsia="en-GB"/>
        </w:rPr>
        <w:t>is_promoted vs age vs length_of_service</w:t>
      </w:r>
      <w:r w:rsidRPr="00A31D0A">
        <w:rPr>
          <w:rFonts w:ascii="Times New Roman" w:hAnsi="Times New Roman" w:cs="Times New Roman"/>
          <w:bCs/>
        </w:rPr>
        <w:ptab w:relativeTo="margin" w:alignment="right" w:leader="dot"/>
      </w:r>
      <w:r w:rsidRPr="00A31D0A">
        <w:rPr>
          <w:bCs/>
        </w:rPr>
        <w:t>2</w:t>
      </w:r>
      <w:r w:rsidR="006F1763">
        <w:rPr>
          <w:bCs/>
        </w:rPr>
        <w:t>6</w:t>
      </w:r>
    </w:p>
    <w:p w14:paraId="25178858" w14:textId="77777777" w:rsidR="008A4317" w:rsidRPr="00A31D0A" w:rsidRDefault="008A4317" w:rsidP="008A4317">
      <w:pPr>
        <w:pStyle w:val="TOC2"/>
        <w:spacing w:line="276" w:lineRule="auto"/>
        <w:ind w:left="0"/>
        <w:rPr>
          <w:rFonts w:ascii="Times New Roman" w:hAnsi="Times New Roman"/>
          <w:bCs/>
          <w:sz w:val="24"/>
          <w:szCs w:val="24"/>
        </w:rPr>
      </w:pPr>
    </w:p>
    <w:p w14:paraId="12D65EDB" w14:textId="4F94A288" w:rsidR="008A4317" w:rsidRPr="00A31D0A" w:rsidRDefault="008A4317" w:rsidP="008A4317">
      <w:pPr>
        <w:pStyle w:val="TOC2"/>
        <w:numPr>
          <w:ilvl w:val="0"/>
          <w:numId w:val="11"/>
        </w:numPr>
        <w:spacing w:line="276" w:lineRule="auto"/>
        <w:rPr>
          <w:rFonts w:ascii="Times New Roman" w:hAnsi="Times New Roman"/>
          <w:bCs/>
          <w:sz w:val="24"/>
          <w:szCs w:val="24"/>
        </w:rPr>
      </w:pPr>
      <w:r w:rsidRPr="00A31D0A">
        <w:rPr>
          <w:rFonts w:ascii="Times New Roman" w:hAnsi="Times New Roman"/>
          <w:b/>
          <w:sz w:val="24"/>
          <w:szCs w:val="24"/>
        </w:rPr>
        <w:t>Data Cleaning And Pre-Processing</w:t>
      </w:r>
      <w:r w:rsidRPr="00A31D0A">
        <w:rPr>
          <w:rFonts w:ascii="Times New Roman" w:hAnsi="Times New Roman"/>
          <w:bCs/>
          <w:sz w:val="24"/>
          <w:szCs w:val="24"/>
        </w:rPr>
        <w:ptab w:relativeTo="margin" w:alignment="right" w:leader="dot"/>
      </w:r>
      <w:r>
        <w:rPr>
          <w:rFonts w:ascii="Times New Roman" w:hAnsi="Times New Roman"/>
          <w:bCs/>
          <w:sz w:val="24"/>
          <w:szCs w:val="24"/>
        </w:rPr>
        <w:t>2</w:t>
      </w:r>
      <w:r w:rsidR="006F1763">
        <w:rPr>
          <w:rFonts w:ascii="Times New Roman" w:hAnsi="Times New Roman"/>
          <w:bCs/>
          <w:sz w:val="24"/>
          <w:szCs w:val="24"/>
        </w:rPr>
        <w:t>7</w:t>
      </w:r>
    </w:p>
    <w:p w14:paraId="4501A497" w14:textId="798E4B30" w:rsidR="008A4317" w:rsidRPr="00A31D0A" w:rsidRDefault="008A4317" w:rsidP="008A4317">
      <w:pPr>
        <w:pStyle w:val="TOC1"/>
        <w:numPr>
          <w:ilvl w:val="1"/>
          <w:numId w:val="11"/>
        </w:numPr>
        <w:rPr>
          <w:bCs/>
        </w:rPr>
      </w:pPr>
      <w:r>
        <w:rPr>
          <w:bCs/>
        </w:rPr>
        <w:t>Klib Library</w:t>
      </w:r>
      <w:r w:rsidRPr="00A31D0A">
        <w:rPr>
          <w:bCs/>
        </w:rPr>
        <w:ptab w:relativeTo="margin" w:alignment="right" w:leader="dot"/>
      </w:r>
      <w:r>
        <w:rPr>
          <w:bCs/>
        </w:rPr>
        <w:t>2</w:t>
      </w:r>
      <w:r w:rsidR="006F1763">
        <w:rPr>
          <w:bCs/>
        </w:rPr>
        <w:t>7</w:t>
      </w:r>
    </w:p>
    <w:p w14:paraId="6B141510" w14:textId="5FF96204" w:rsidR="008A4317" w:rsidRDefault="008A4317" w:rsidP="008A4317">
      <w:pPr>
        <w:pStyle w:val="TOC2"/>
        <w:numPr>
          <w:ilvl w:val="1"/>
          <w:numId w:val="11"/>
        </w:numPr>
        <w:spacing w:line="276" w:lineRule="auto"/>
        <w:rPr>
          <w:rFonts w:ascii="Times New Roman" w:hAnsi="Times New Roman"/>
          <w:bCs/>
          <w:sz w:val="24"/>
          <w:szCs w:val="24"/>
        </w:rPr>
      </w:pPr>
      <w:r>
        <w:rPr>
          <w:rFonts w:ascii="Times New Roman" w:hAnsi="Times New Roman"/>
          <w:bCs/>
          <w:sz w:val="24"/>
          <w:szCs w:val="24"/>
        </w:rPr>
        <w:lastRenderedPageBreak/>
        <w:t>SMOTE</w:t>
      </w:r>
      <w:r w:rsidRPr="00A31D0A">
        <w:rPr>
          <w:rFonts w:ascii="Times New Roman" w:hAnsi="Times New Roman"/>
          <w:bCs/>
          <w:sz w:val="24"/>
          <w:szCs w:val="24"/>
        </w:rPr>
        <w:ptab w:relativeTo="margin" w:alignment="right" w:leader="dot"/>
      </w:r>
      <w:r>
        <w:rPr>
          <w:rFonts w:ascii="Times New Roman" w:hAnsi="Times New Roman"/>
          <w:bCs/>
          <w:sz w:val="24"/>
          <w:szCs w:val="24"/>
        </w:rPr>
        <w:t>2</w:t>
      </w:r>
      <w:r w:rsidR="006F1763">
        <w:rPr>
          <w:rFonts w:ascii="Times New Roman" w:hAnsi="Times New Roman"/>
          <w:bCs/>
          <w:sz w:val="24"/>
          <w:szCs w:val="24"/>
        </w:rPr>
        <w:t>7</w:t>
      </w:r>
    </w:p>
    <w:p w14:paraId="7C78E957" w14:textId="29759017" w:rsidR="008A4317" w:rsidRPr="00A31D0A" w:rsidRDefault="008A4317" w:rsidP="008A4317">
      <w:pPr>
        <w:pStyle w:val="TOC2"/>
        <w:numPr>
          <w:ilvl w:val="1"/>
          <w:numId w:val="11"/>
        </w:numPr>
        <w:spacing w:line="276" w:lineRule="auto"/>
        <w:rPr>
          <w:rFonts w:ascii="Times New Roman" w:hAnsi="Times New Roman"/>
          <w:bCs/>
          <w:sz w:val="24"/>
          <w:szCs w:val="24"/>
        </w:rPr>
      </w:pPr>
      <w:r w:rsidRPr="00A31D0A">
        <w:rPr>
          <w:rFonts w:ascii="Times New Roman" w:hAnsi="Times New Roman"/>
          <w:bCs/>
          <w:sz w:val="24"/>
          <w:szCs w:val="24"/>
        </w:rPr>
        <w:t>Label Encoding</w:t>
      </w:r>
      <w:r w:rsidRPr="00A31D0A">
        <w:ptab w:relativeTo="margin" w:alignment="right" w:leader="dot"/>
      </w:r>
      <w:r w:rsidRPr="00A31D0A">
        <w:rPr>
          <w:rFonts w:ascii="Times New Roman" w:hAnsi="Times New Roman"/>
          <w:bCs/>
          <w:sz w:val="24"/>
          <w:szCs w:val="24"/>
        </w:rPr>
        <w:t>2</w:t>
      </w:r>
      <w:r w:rsidR="006F1763">
        <w:rPr>
          <w:rFonts w:ascii="Times New Roman" w:hAnsi="Times New Roman"/>
          <w:bCs/>
          <w:sz w:val="24"/>
          <w:szCs w:val="24"/>
        </w:rPr>
        <w:t>8</w:t>
      </w:r>
    </w:p>
    <w:p w14:paraId="459CA96A" w14:textId="77777777" w:rsidR="008A4317" w:rsidRPr="00A31D0A" w:rsidRDefault="008A4317" w:rsidP="008A4317">
      <w:pPr>
        <w:rPr>
          <w:lang w:val="en-US"/>
        </w:rPr>
      </w:pPr>
    </w:p>
    <w:p w14:paraId="261C1642" w14:textId="220031B2" w:rsidR="008A4317" w:rsidRPr="00435EFD" w:rsidRDefault="008A4317" w:rsidP="008A4317">
      <w:pPr>
        <w:pStyle w:val="ListParagraph"/>
        <w:numPr>
          <w:ilvl w:val="0"/>
          <w:numId w:val="11"/>
        </w:numPr>
        <w:rPr>
          <w:rFonts w:ascii="Times New Roman" w:eastAsiaTheme="minorEastAsia" w:hAnsi="Times New Roman" w:cs="Times New Roman"/>
          <w:bCs/>
          <w:lang w:val="en-US"/>
        </w:rPr>
      </w:pPr>
      <w:r w:rsidRPr="00435EFD">
        <w:rPr>
          <w:rFonts w:ascii="Times New Roman" w:eastAsiaTheme="minorEastAsia" w:hAnsi="Times New Roman" w:cs="Times New Roman"/>
          <w:bCs/>
          <w:lang w:val="en-US"/>
        </w:rPr>
        <w:t>Model Selection and Training</w:t>
      </w:r>
      <w:r w:rsidRPr="00A31D0A">
        <w:ptab w:relativeTo="margin" w:alignment="right" w:leader="dot"/>
      </w:r>
      <w:r w:rsidRPr="00435EFD">
        <w:rPr>
          <w:rFonts w:ascii="Times New Roman" w:hAnsi="Times New Roman"/>
          <w:bCs/>
        </w:rPr>
        <w:t>2</w:t>
      </w:r>
      <w:r w:rsidR="006F1763">
        <w:rPr>
          <w:rFonts w:ascii="Times New Roman" w:hAnsi="Times New Roman"/>
          <w:bCs/>
        </w:rPr>
        <w:t>9</w:t>
      </w:r>
    </w:p>
    <w:p w14:paraId="1E8EB825" w14:textId="36C5664F" w:rsidR="008A4317" w:rsidRPr="00A31D0A" w:rsidRDefault="008A4317" w:rsidP="008A4317">
      <w:pPr>
        <w:pStyle w:val="TOC1"/>
        <w:numPr>
          <w:ilvl w:val="1"/>
          <w:numId w:val="11"/>
        </w:numPr>
        <w:rPr>
          <w:bCs/>
        </w:rPr>
      </w:pPr>
      <w:r>
        <w:rPr>
          <w:bCs/>
        </w:rPr>
        <w:t>Train Test Split</w:t>
      </w:r>
      <w:r w:rsidRPr="00A31D0A">
        <w:rPr>
          <w:bCs/>
        </w:rPr>
        <w:ptab w:relativeTo="margin" w:alignment="right" w:leader="dot"/>
      </w:r>
      <w:r>
        <w:rPr>
          <w:bCs/>
        </w:rPr>
        <w:t>2</w:t>
      </w:r>
      <w:r w:rsidR="006F1763">
        <w:rPr>
          <w:bCs/>
        </w:rPr>
        <w:t>9</w:t>
      </w:r>
    </w:p>
    <w:p w14:paraId="643B38EF" w14:textId="755EFBF9" w:rsidR="008A4317" w:rsidRDefault="008A4317" w:rsidP="008A4317">
      <w:pPr>
        <w:pStyle w:val="TOC2"/>
        <w:numPr>
          <w:ilvl w:val="1"/>
          <w:numId w:val="11"/>
        </w:numPr>
        <w:spacing w:line="276" w:lineRule="auto"/>
        <w:rPr>
          <w:rFonts w:ascii="Times New Roman" w:hAnsi="Times New Roman"/>
          <w:bCs/>
          <w:sz w:val="24"/>
          <w:szCs w:val="24"/>
        </w:rPr>
      </w:pPr>
      <w:r>
        <w:rPr>
          <w:rFonts w:ascii="Times New Roman" w:hAnsi="Times New Roman"/>
          <w:bCs/>
          <w:sz w:val="24"/>
          <w:szCs w:val="24"/>
        </w:rPr>
        <w:t>Models Used</w:t>
      </w:r>
      <w:r w:rsidRPr="00A31D0A">
        <w:rPr>
          <w:rFonts w:ascii="Times New Roman" w:hAnsi="Times New Roman"/>
          <w:bCs/>
          <w:sz w:val="24"/>
          <w:szCs w:val="24"/>
        </w:rPr>
        <w:ptab w:relativeTo="margin" w:alignment="right" w:leader="dot"/>
      </w:r>
      <w:r>
        <w:rPr>
          <w:rFonts w:ascii="Times New Roman" w:hAnsi="Times New Roman"/>
          <w:bCs/>
          <w:sz w:val="24"/>
          <w:szCs w:val="24"/>
        </w:rPr>
        <w:t>2</w:t>
      </w:r>
      <w:r w:rsidR="006F1763">
        <w:rPr>
          <w:rFonts w:ascii="Times New Roman" w:hAnsi="Times New Roman"/>
          <w:bCs/>
          <w:sz w:val="24"/>
          <w:szCs w:val="24"/>
        </w:rPr>
        <w:t>9</w:t>
      </w:r>
    </w:p>
    <w:p w14:paraId="4F040C54" w14:textId="7F2C93C7" w:rsidR="008A4317" w:rsidRPr="00A31D0A" w:rsidRDefault="008A4317" w:rsidP="008A4317">
      <w:pPr>
        <w:pStyle w:val="TOC2"/>
        <w:numPr>
          <w:ilvl w:val="2"/>
          <w:numId w:val="11"/>
        </w:numPr>
        <w:spacing w:line="276" w:lineRule="auto"/>
        <w:rPr>
          <w:rFonts w:ascii="Times New Roman" w:hAnsi="Times New Roman"/>
          <w:bCs/>
          <w:sz w:val="24"/>
          <w:szCs w:val="24"/>
        </w:rPr>
      </w:pPr>
      <w:r w:rsidRPr="006867B2">
        <w:rPr>
          <w:rFonts w:ascii="Times New Roman" w:eastAsia="Times New Roman" w:hAnsi="Times New Roman"/>
          <w:bCs/>
        </w:rPr>
        <w:t>Random Forest Classifier</w:t>
      </w:r>
      <w:r w:rsidRPr="00A31D0A">
        <w:rPr>
          <w:rFonts w:ascii="Times New Roman" w:hAnsi="Times New Roman"/>
          <w:bCs/>
          <w:sz w:val="24"/>
          <w:szCs w:val="24"/>
        </w:rPr>
        <w:ptab w:relativeTo="margin" w:alignment="right" w:leader="dot"/>
      </w:r>
      <w:r>
        <w:rPr>
          <w:rFonts w:ascii="Times New Roman" w:hAnsi="Times New Roman"/>
          <w:bCs/>
          <w:sz w:val="24"/>
          <w:szCs w:val="24"/>
        </w:rPr>
        <w:t>2</w:t>
      </w:r>
      <w:r w:rsidR="006F1763">
        <w:rPr>
          <w:rFonts w:ascii="Times New Roman" w:hAnsi="Times New Roman"/>
          <w:bCs/>
          <w:sz w:val="24"/>
          <w:szCs w:val="24"/>
        </w:rPr>
        <w:t>9</w:t>
      </w:r>
    </w:p>
    <w:p w14:paraId="6959D4BF" w14:textId="55F1721F" w:rsidR="008A4317" w:rsidRPr="00A31D0A" w:rsidRDefault="008A4317" w:rsidP="008A4317">
      <w:pPr>
        <w:pStyle w:val="TOC2"/>
        <w:numPr>
          <w:ilvl w:val="2"/>
          <w:numId w:val="11"/>
        </w:numPr>
        <w:spacing w:line="276" w:lineRule="auto"/>
        <w:rPr>
          <w:rFonts w:ascii="Times New Roman" w:hAnsi="Times New Roman"/>
          <w:bCs/>
          <w:sz w:val="24"/>
          <w:szCs w:val="24"/>
        </w:rPr>
      </w:pPr>
      <w:r>
        <w:rPr>
          <w:rFonts w:ascii="Times New Roman" w:hAnsi="Times New Roman"/>
          <w:bCs/>
          <w:sz w:val="24"/>
          <w:szCs w:val="24"/>
        </w:rPr>
        <w:t>GridSearchCV</w:t>
      </w:r>
      <w:r w:rsidRPr="00A31D0A">
        <w:rPr>
          <w:rFonts w:ascii="Times New Roman" w:hAnsi="Times New Roman"/>
          <w:bCs/>
          <w:sz w:val="24"/>
          <w:szCs w:val="24"/>
        </w:rPr>
        <w:ptab w:relativeTo="margin" w:alignment="right" w:leader="dot"/>
      </w:r>
      <w:r w:rsidR="006F1763">
        <w:rPr>
          <w:rFonts w:ascii="Times New Roman" w:hAnsi="Times New Roman"/>
          <w:bCs/>
          <w:sz w:val="24"/>
          <w:szCs w:val="24"/>
        </w:rPr>
        <w:t>30</w:t>
      </w:r>
    </w:p>
    <w:p w14:paraId="3643823F" w14:textId="53D7128C" w:rsidR="008A4317" w:rsidRPr="00A31D0A" w:rsidRDefault="008A4317" w:rsidP="008A4317">
      <w:pPr>
        <w:pStyle w:val="TOC2"/>
        <w:numPr>
          <w:ilvl w:val="2"/>
          <w:numId w:val="11"/>
        </w:numPr>
        <w:spacing w:line="276" w:lineRule="auto"/>
        <w:rPr>
          <w:rFonts w:ascii="Times New Roman" w:hAnsi="Times New Roman"/>
          <w:bCs/>
          <w:sz w:val="24"/>
          <w:szCs w:val="24"/>
        </w:rPr>
      </w:pPr>
      <w:r w:rsidRPr="00F21FAF">
        <w:rPr>
          <w:rFonts w:ascii="Times New Roman" w:eastAsia="Times New Roman" w:hAnsi="Times New Roman"/>
          <w:bCs/>
        </w:rPr>
        <w:t>Decision</w:t>
      </w:r>
      <w:r>
        <w:rPr>
          <w:rFonts w:ascii="Times New Roman" w:eastAsia="Times New Roman" w:hAnsi="Times New Roman"/>
          <w:bCs/>
        </w:rPr>
        <w:t xml:space="preserve"> </w:t>
      </w:r>
      <w:r w:rsidRPr="00F21FAF">
        <w:rPr>
          <w:rFonts w:ascii="Times New Roman" w:eastAsia="Times New Roman" w:hAnsi="Times New Roman"/>
          <w:bCs/>
        </w:rPr>
        <w:t>Tree</w:t>
      </w:r>
      <w:r>
        <w:rPr>
          <w:rFonts w:ascii="Times New Roman" w:eastAsia="Times New Roman" w:hAnsi="Times New Roman"/>
          <w:bCs/>
        </w:rPr>
        <w:t xml:space="preserve"> </w:t>
      </w:r>
      <w:r w:rsidRPr="00F21FAF">
        <w:rPr>
          <w:rFonts w:ascii="Times New Roman" w:eastAsia="Times New Roman" w:hAnsi="Times New Roman"/>
          <w:bCs/>
        </w:rPr>
        <w:t xml:space="preserve">Classifier </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1</w:t>
      </w:r>
    </w:p>
    <w:p w14:paraId="56E88314" w14:textId="064A481E" w:rsidR="008A4317" w:rsidRPr="00A31D0A" w:rsidRDefault="008A4317" w:rsidP="008A4317">
      <w:pPr>
        <w:pStyle w:val="TOC2"/>
        <w:numPr>
          <w:ilvl w:val="2"/>
          <w:numId w:val="11"/>
        </w:numPr>
        <w:spacing w:line="276" w:lineRule="auto"/>
        <w:rPr>
          <w:rFonts w:ascii="Times New Roman" w:hAnsi="Times New Roman"/>
          <w:bCs/>
          <w:sz w:val="24"/>
          <w:szCs w:val="24"/>
        </w:rPr>
      </w:pPr>
      <w:r w:rsidRPr="009F2368">
        <w:rPr>
          <w:rFonts w:ascii="Times New Roman" w:eastAsia="Times New Roman" w:hAnsi="Times New Roman"/>
          <w:bCs/>
        </w:rPr>
        <w:t xml:space="preserve">Logistic regression </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1</w:t>
      </w:r>
    </w:p>
    <w:p w14:paraId="30F96817" w14:textId="7C5AF0E4" w:rsidR="008A4317" w:rsidRDefault="008A4317" w:rsidP="008A4317">
      <w:pPr>
        <w:pStyle w:val="TOC2"/>
        <w:numPr>
          <w:ilvl w:val="2"/>
          <w:numId w:val="11"/>
        </w:numPr>
        <w:spacing w:line="276" w:lineRule="auto"/>
        <w:rPr>
          <w:rFonts w:ascii="Times New Roman" w:hAnsi="Times New Roman"/>
          <w:bCs/>
          <w:sz w:val="24"/>
          <w:szCs w:val="24"/>
        </w:rPr>
      </w:pPr>
      <w:r>
        <w:rPr>
          <w:rFonts w:ascii="Times New Roman" w:hAnsi="Times New Roman"/>
          <w:bCs/>
          <w:sz w:val="24"/>
          <w:szCs w:val="24"/>
        </w:rPr>
        <w:t>GaussianNB</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2</w:t>
      </w:r>
    </w:p>
    <w:p w14:paraId="5726D61B" w14:textId="4FC1EF54" w:rsidR="005A64A9" w:rsidRPr="005A64A9" w:rsidRDefault="005A64A9" w:rsidP="005A64A9">
      <w:pPr>
        <w:pStyle w:val="TOC2"/>
        <w:numPr>
          <w:ilvl w:val="2"/>
          <w:numId w:val="11"/>
        </w:numPr>
        <w:spacing w:line="276" w:lineRule="auto"/>
        <w:rPr>
          <w:rFonts w:ascii="Times New Roman" w:hAnsi="Times New Roman"/>
          <w:bCs/>
          <w:sz w:val="24"/>
          <w:szCs w:val="24"/>
        </w:rPr>
      </w:pPr>
      <w:r>
        <w:rPr>
          <w:rFonts w:ascii="Times New Roman" w:hAnsi="Times New Roman"/>
          <w:bCs/>
          <w:sz w:val="24"/>
          <w:szCs w:val="24"/>
        </w:rPr>
        <w:t>MLP Classifier</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3</w:t>
      </w:r>
    </w:p>
    <w:p w14:paraId="6B1AFB51" w14:textId="141A7EE8" w:rsidR="008A4317" w:rsidRPr="00A31D0A" w:rsidRDefault="008A4317" w:rsidP="008A4317">
      <w:pPr>
        <w:pStyle w:val="TOC2"/>
        <w:numPr>
          <w:ilvl w:val="2"/>
          <w:numId w:val="11"/>
        </w:numPr>
        <w:spacing w:line="276" w:lineRule="auto"/>
        <w:rPr>
          <w:rFonts w:ascii="Times New Roman" w:hAnsi="Times New Roman"/>
          <w:bCs/>
          <w:sz w:val="24"/>
          <w:szCs w:val="24"/>
        </w:rPr>
      </w:pPr>
      <w:r w:rsidRPr="00025C0E">
        <w:rPr>
          <w:rFonts w:ascii="Times New Roman" w:eastAsia="Times New Roman" w:hAnsi="Times New Roman"/>
          <w:bCs/>
        </w:rPr>
        <w:t>Support Vector Classification</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4</w:t>
      </w:r>
    </w:p>
    <w:p w14:paraId="05283EC7" w14:textId="6104ABB9" w:rsidR="008A4317" w:rsidRDefault="008A4317" w:rsidP="008A4317">
      <w:pPr>
        <w:pStyle w:val="TOC2"/>
        <w:numPr>
          <w:ilvl w:val="1"/>
          <w:numId w:val="11"/>
        </w:numPr>
        <w:spacing w:line="276" w:lineRule="auto"/>
        <w:rPr>
          <w:rFonts w:ascii="Times New Roman" w:hAnsi="Times New Roman"/>
          <w:bCs/>
          <w:sz w:val="24"/>
          <w:szCs w:val="24"/>
        </w:rPr>
      </w:pPr>
      <w:r>
        <w:rPr>
          <w:rFonts w:ascii="Times New Roman" w:hAnsi="Times New Roman"/>
          <w:bCs/>
          <w:sz w:val="24"/>
          <w:szCs w:val="24"/>
        </w:rPr>
        <w:t>Model Comparision</w:t>
      </w:r>
      <w:r w:rsidRPr="00A31D0A">
        <w:rPr>
          <w:rFonts w:ascii="Times New Roman" w:hAnsi="Times New Roman"/>
          <w:bCs/>
          <w:sz w:val="24"/>
          <w:szCs w:val="24"/>
        </w:rPr>
        <w:ptab w:relativeTo="margin" w:alignment="right" w:leader="dot"/>
      </w:r>
      <w:r>
        <w:rPr>
          <w:rFonts w:ascii="Times New Roman" w:hAnsi="Times New Roman"/>
          <w:bCs/>
          <w:sz w:val="24"/>
          <w:szCs w:val="24"/>
        </w:rPr>
        <w:t>3</w:t>
      </w:r>
      <w:r w:rsidR="006F1763">
        <w:rPr>
          <w:rFonts w:ascii="Times New Roman" w:hAnsi="Times New Roman"/>
          <w:bCs/>
          <w:sz w:val="24"/>
          <w:szCs w:val="24"/>
        </w:rPr>
        <w:t>4</w:t>
      </w:r>
    </w:p>
    <w:p w14:paraId="73FCFE94" w14:textId="77777777" w:rsidR="008A4317" w:rsidRPr="00155212" w:rsidRDefault="008A4317" w:rsidP="008A4317">
      <w:pPr>
        <w:rPr>
          <w:lang w:val="en-US"/>
        </w:rPr>
      </w:pPr>
    </w:p>
    <w:p w14:paraId="09C56EF2" w14:textId="372A729F" w:rsidR="008A4317" w:rsidRDefault="008A4317" w:rsidP="008A4317">
      <w:pPr>
        <w:pStyle w:val="TOC1"/>
        <w:numPr>
          <w:ilvl w:val="0"/>
          <w:numId w:val="11"/>
        </w:numPr>
        <w:rPr>
          <w:bCs/>
        </w:rPr>
      </w:pPr>
      <w:r>
        <w:rPr>
          <w:b/>
        </w:rPr>
        <w:t>C</w:t>
      </w:r>
      <w:r w:rsidRPr="00155212">
        <w:rPr>
          <w:b/>
        </w:rPr>
        <w:t>onclusion</w:t>
      </w:r>
      <w:r w:rsidRPr="00A31D0A">
        <w:rPr>
          <w:bCs/>
        </w:rPr>
        <w:ptab w:relativeTo="margin" w:alignment="right" w:leader="dot"/>
      </w:r>
      <w:r>
        <w:rPr>
          <w:bCs/>
        </w:rPr>
        <w:t>3</w:t>
      </w:r>
      <w:r w:rsidR="006F1763">
        <w:rPr>
          <w:bCs/>
        </w:rPr>
        <w:t>6</w:t>
      </w:r>
    </w:p>
    <w:p w14:paraId="303E5025" w14:textId="77777777" w:rsidR="005A64A9" w:rsidRPr="005A64A9" w:rsidRDefault="005A64A9" w:rsidP="005A64A9">
      <w:pPr>
        <w:rPr>
          <w:lang w:val="en-GB" w:eastAsia="en-GB"/>
        </w:rPr>
      </w:pPr>
    </w:p>
    <w:p w14:paraId="763DFA80" w14:textId="0E72C5D7" w:rsidR="008A4317" w:rsidRPr="00A31D0A" w:rsidRDefault="008A4317" w:rsidP="008A4317">
      <w:pPr>
        <w:pStyle w:val="ListParagraph"/>
        <w:numPr>
          <w:ilvl w:val="0"/>
          <w:numId w:val="11"/>
        </w:numPr>
        <w:spacing w:line="276" w:lineRule="auto"/>
        <w:rPr>
          <w:rFonts w:ascii="Times New Roman" w:hAnsi="Times New Roman" w:cs="Times New Roman"/>
          <w:bCs/>
        </w:rPr>
      </w:pPr>
      <w:r w:rsidRPr="00155212">
        <w:rPr>
          <w:rFonts w:ascii="Times New Roman" w:hAnsi="Times New Roman" w:cs="Times New Roman"/>
          <w:b/>
        </w:rPr>
        <w:t>Future Works</w:t>
      </w:r>
      <w:r w:rsidRPr="00A31D0A">
        <w:rPr>
          <w:rFonts w:ascii="Times New Roman" w:hAnsi="Times New Roman" w:cs="Times New Roman"/>
          <w:bCs/>
        </w:rPr>
        <w:ptab w:relativeTo="margin" w:alignment="right" w:leader="dot"/>
      </w:r>
      <w:r>
        <w:rPr>
          <w:rFonts w:ascii="Times New Roman" w:hAnsi="Times New Roman" w:cs="Times New Roman"/>
          <w:bCs/>
        </w:rPr>
        <w:t>3</w:t>
      </w:r>
      <w:r w:rsidR="006F1763">
        <w:rPr>
          <w:rFonts w:ascii="Times New Roman" w:hAnsi="Times New Roman" w:cs="Times New Roman"/>
          <w:bCs/>
        </w:rPr>
        <w:t>6</w:t>
      </w:r>
    </w:p>
    <w:p w14:paraId="42BFF05E" w14:textId="77777777" w:rsidR="008A4317" w:rsidRPr="00A31D0A" w:rsidRDefault="008A4317" w:rsidP="008A4317">
      <w:pPr>
        <w:spacing w:line="276" w:lineRule="auto"/>
        <w:rPr>
          <w:rFonts w:ascii="Times New Roman" w:hAnsi="Times New Roman" w:cs="Times New Roman"/>
          <w:bCs/>
        </w:rPr>
      </w:pPr>
    </w:p>
    <w:p w14:paraId="58752754" w14:textId="31FB87CA" w:rsidR="008A4317" w:rsidRPr="00A31D0A" w:rsidRDefault="008A4317" w:rsidP="008A4317">
      <w:pPr>
        <w:pStyle w:val="TOC1"/>
        <w:rPr>
          <w:bCs/>
          <w:i/>
          <w:iCs/>
        </w:rPr>
      </w:pPr>
      <w:r w:rsidRPr="00A31D0A">
        <w:rPr>
          <w:bCs/>
          <w:i/>
          <w:iCs/>
        </w:rPr>
        <w:t>REFERENCES</w:t>
      </w:r>
      <w:r w:rsidRPr="00A31D0A">
        <w:rPr>
          <w:bCs/>
          <w:i/>
          <w:iCs/>
        </w:rPr>
        <w:ptab w:relativeTo="margin" w:alignment="right" w:leader="dot"/>
      </w:r>
      <w:r>
        <w:rPr>
          <w:bCs/>
          <w:i/>
          <w:iCs/>
        </w:rPr>
        <w:t>3</w:t>
      </w:r>
      <w:r w:rsidR="006F1763">
        <w:rPr>
          <w:bCs/>
          <w:i/>
          <w:iCs/>
        </w:rPr>
        <w:t>7</w:t>
      </w:r>
    </w:p>
    <w:p w14:paraId="2172B1E9" w14:textId="77777777" w:rsidR="008A4317" w:rsidRDefault="008A4317" w:rsidP="008A4317">
      <w:pPr>
        <w:spacing w:line="276" w:lineRule="auto"/>
        <w:rPr>
          <w:rFonts w:ascii="Times New Roman" w:hAnsi="Times New Roman" w:cs="Times New Roman"/>
          <w:bCs/>
        </w:rPr>
      </w:pPr>
    </w:p>
    <w:p w14:paraId="2D7FE48C" w14:textId="77777777" w:rsidR="008A4317" w:rsidRDefault="008A4317" w:rsidP="008A4317">
      <w:pPr>
        <w:spacing w:line="276" w:lineRule="auto"/>
        <w:rPr>
          <w:rFonts w:ascii="Times New Roman" w:hAnsi="Times New Roman" w:cs="Times New Roman"/>
          <w:bCs/>
        </w:rPr>
      </w:pPr>
    </w:p>
    <w:p w14:paraId="3C994D59" w14:textId="77777777" w:rsidR="008A4317" w:rsidRDefault="008A4317" w:rsidP="008A4317">
      <w:pPr>
        <w:spacing w:line="276" w:lineRule="auto"/>
        <w:rPr>
          <w:rFonts w:ascii="Times New Roman" w:hAnsi="Times New Roman" w:cs="Times New Roman"/>
          <w:bCs/>
        </w:rPr>
      </w:pPr>
    </w:p>
    <w:p w14:paraId="0932CE16" w14:textId="77777777" w:rsidR="008A4317" w:rsidRDefault="008A4317" w:rsidP="008A4317">
      <w:pPr>
        <w:spacing w:line="276" w:lineRule="auto"/>
        <w:rPr>
          <w:rFonts w:ascii="Times New Roman" w:hAnsi="Times New Roman" w:cs="Times New Roman"/>
          <w:bCs/>
        </w:rPr>
      </w:pPr>
    </w:p>
    <w:p w14:paraId="3D494830" w14:textId="77777777" w:rsidR="008A4317" w:rsidRDefault="008A4317" w:rsidP="008A4317">
      <w:pPr>
        <w:spacing w:line="276" w:lineRule="auto"/>
        <w:rPr>
          <w:rFonts w:ascii="Times New Roman" w:hAnsi="Times New Roman" w:cs="Times New Roman"/>
          <w:bCs/>
        </w:rPr>
      </w:pPr>
    </w:p>
    <w:p w14:paraId="5B5CC058" w14:textId="77777777" w:rsidR="008A4317" w:rsidRDefault="008A4317" w:rsidP="008A4317">
      <w:pPr>
        <w:spacing w:line="276" w:lineRule="auto"/>
        <w:rPr>
          <w:rFonts w:ascii="Times New Roman" w:hAnsi="Times New Roman" w:cs="Times New Roman"/>
          <w:bCs/>
        </w:rPr>
      </w:pPr>
    </w:p>
    <w:p w14:paraId="47C04DE7" w14:textId="77777777" w:rsidR="008A4317" w:rsidRDefault="008A4317" w:rsidP="008A4317">
      <w:pPr>
        <w:spacing w:line="276" w:lineRule="auto"/>
        <w:rPr>
          <w:rFonts w:ascii="Times New Roman" w:hAnsi="Times New Roman" w:cs="Times New Roman"/>
          <w:bCs/>
        </w:rPr>
      </w:pPr>
    </w:p>
    <w:p w14:paraId="4B20BA8B" w14:textId="77777777" w:rsidR="008A4317" w:rsidRDefault="008A4317" w:rsidP="008A4317">
      <w:pPr>
        <w:spacing w:line="276" w:lineRule="auto"/>
        <w:rPr>
          <w:rFonts w:ascii="Times New Roman" w:hAnsi="Times New Roman" w:cs="Times New Roman"/>
          <w:bCs/>
        </w:rPr>
      </w:pPr>
    </w:p>
    <w:p w14:paraId="60900789" w14:textId="77777777" w:rsidR="008A4317" w:rsidRDefault="008A4317" w:rsidP="008A4317">
      <w:pPr>
        <w:spacing w:line="276" w:lineRule="auto"/>
        <w:rPr>
          <w:rFonts w:ascii="Times New Roman" w:hAnsi="Times New Roman" w:cs="Times New Roman"/>
          <w:bCs/>
        </w:rPr>
      </w:pPr>
    </w:p>
    <w:p w14:paraId="4C8B9015" w14:textId="77777777" w:rsidR="008A4317" w:rsidRDefault="008A4317" w:rsidP="008A4317">
      <w:pPr>
        <w:spacing w:line="276" w:lineRule="auto"/>
        <w:rPr>
          <w:rFonts w:ascii="Times New Roman" w:hAnsi="Times New Roman" w:cs="Times New Roman"/>
          <w:bCs/>
        </w:rPr>
      </w:pPr>
    </w:p>
    <w:p w14:paraId="61D20A18" w14:textId="77777777" w:rsidR="008A4317" w:rsidRDefault="008A4317" w:rsidP="008A4317">
      <w:pPr>
        <w:spacing w:line="276" w:lineRule="auto"/>
        <w:rPr>
          <w:rFonts w:ascii="Times New Roman" w:hAnsi="Times New Roman" w:cs="Times New Roman"/>
          <w:bCs/>
        </w:rPr>
      </w:pPr>
    </w:p>
    <w:p w14:paraId="3733B989" w14:textId="77777777" w:rsidR="008A4317" w:rsidRDefault="008A4317" w:rsidP="008A4317">
      <w:pPr>
        <w:spacing w:line="276" w:lineRule="auto"/>
        <w:rPr>
          <w:rFonts w:ascii="Times New Roman" w:hAnsi="Times New Roman" w:cs="Times New Roman"/>
          <w:bCs/>
        </w:rPr>
      </w:pPr>
    </w:p>
    <w:p w14:paraId="769CCA35" w14:textId="77777777" w:rsidR="008A4317" w:rsidRDefault="008A4317" w:rsidP="008A4317">
      <w:pPr>
        <w:spacing w:line="276" w:lineRule="auto"/>
        <w:rPr>
          <w:rFonts w:ascii="Times New Roman" w:hAnsi="Times New Roman" w:cs="Times New Roman"/>
          <w:bCs/>
        </w:rPr>
      </w:pPr>
    </w:p>
    <w:p w14:paraId="22B4642C" w14:textId="77777777" w:rsidR="008A4317" w:rsidRDefault="008A4317" w:rsidP="008A4317">
      <w:pPr>
        <w:spacing w:line="276" w:lineRule="auto"/>
        <w:rPr>
          <w:rFonts w:ascii="Times New Roman" w:hAnsi="Times New Roman" w:cs="Times New Roman"/>
          <w:bCs/>
        </w:rPr>
      </w:pPr>
    </w:p>
    <w:p w14:paraId="58BBF7E6" w14:textId="77777777" w:rsidR="008A4317" w:rsidRDefault="008A4317" w:rsidP="008A4317">
      <w:pPr>
        <w:spacing w:line="276" w:lineRule="auto"/>
        <w:rPr>
          <w:rFonts w:ascii="Times New Roman" w:hAnsi="Times New Roman" w:cs="Times New Roman"/>
          <w:bCs/>
        </w:rPr>
      </w:pPr>
    </w:p>
    <w:p w14:paraId="3D19BB28" w14:textId="77777777" w:rsidR="008A4317" w:rsidRDefault="008A4317" w:rsidP="008A4317">
      <w:pPr>
        <w:spacing w:line="276" w:lineRule="auto"/>
        <w:rPr>
          <w:rFonts w:ascii="Times New Roman" w:hAnsi="Times New Roman" w:cs="Times New Roman"/>
          <w:bCs/>
        </w:rPr>
      </w:pPr>
    </w:p>
    <w:p w14:paraId="5724772A" w14:textId="77777777" w:rsidR="008A4317" w:rsidRPr="008A4317" w:rsidRDefault="008A4317" w:rsidP="008A4317">
      <w:pPr>
        <w:spacing w:line="276" w:lineRule="auto"/>
        <w:rPr>
          <w:rFonts w:ascii="Times New Roman" w:hAnsi="Times New Roman" w:cs="Times New Roman"/>
          <w:bCs/>
        </w:rPr>
      </w:pPr>
    </w:p>
    <w:p w14:paraId="21529F2C" w14:textId="4EBE8D6C" w:rsidR="00445657" w:rsidRDefault="00445657" w:rsidP="00445657">
      <w:pPr>
        <w:tabs>
          <w:tab w:val="left" w:pos="915"/>
        </w:tabs>
        <w:spacing w:line="276" w:lineRule="auto"/>
        <w:jc w:val="center"/>
        <w:rPr>
          <w:rFonts w:ascii="Times New Roman" w:eastAsia="Times New Roman" w:hAnsi="Times New Roman" w:cs="Times New Roman"/>
          <w:b/>
          <w:smallCaps/>
          <w:sz w:val="32"/>
          <w:szCs w:val="32"/>
          <w:u w:val="single"/>
        </w:rPr>
      </w:pPr>
      <w:r w:rsidRPr="00445657">
        <w:rPr>
          <w:rFonts w:ascii="Times New Roman" w:eastAsia="Times New Roman" w:hAnsi="Times New Roman" w:cs="Times New Roman"/>
          <w:b/>
          <w:smallCaps/>
          <w:sz w:val="32"/>
          <w:szCs w:val="32"/>
          <w:u w:val="single"/>
        </w:rPr>
        <w:lastRenderedPageBreak/>
        <w:t xml:space="preserve">list of figures </w:t>
      </w:r>
    </w:p>
    <w:p w14:paraId="1EBAD663" w14:textId="77777777" w:rsidR="00445657" w:rsidRDefault="00445657" w:rsidP="00445657">
      <w:pPr>
        <w:tabs>
          <w:tab w:val="left" w:pos="915"/>
        </w:tabs>
        <w:spacing w:line="276" w:lineRule="auto"/>
        <w:jc w:val="center"/>
        <w:rPr>
          <w:rFonts w:ascii="Times New Roman" w:eastAsia="Times New Roman" w:hAnsi="Times New Roman" w:cs="Times New Roman"/>
          <w:b/>
          <w:smallCaps/>
          <w:sz w:val="32"/>
          <w:szCs w:val="32"/>
          <w:u w:val="single"/>
        </w:rPr>
      </w:pPr>
    </w:p>
    <w:p w14:paraId="486BE5F6" w14:textId="77777777" w:rsidR="00445657" w:rsidRDefault="00445657" w:rsidP="00445657">
      <w:pPr>
        <w:tabs>
          <w:tab w:val="left" w:pos="915"/>
        </w:tabs>
        <w:spacing w:line="276" w:lineRule="auto"/>
        <w:jc w:val="center"/>
        <w:rPr>
          <w:rFonts w:ascii="Times New Roman" w:eastAsia="Times New Roman" w:hAnsi="Times New Roman" w:cs="Times New Roman"/>
          <w:b/>
          <w:smallCaps/>
          <w:sz w:val="32"/>
          <w:szCs w:val="32"/>
          <w:u w:val="single"/>
        </w:rPr>
      </w:pPr>
    </w:p>
    <w:p w14:paraId="58DC9C18"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Figure 1- Before Data Cleaning (train and test merged)</w:t>
      </w:r>
    </w:p>
    <w:p w14:paraId="225D3424"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Figure 2- Column Description</w:t>
      </w:r>
    </w:p>
    <w:p w14:paraId="6CA6005F"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3- Categorical plot </w:t>
      </w:r>
    </w:p>
    <w:p w14:paraId="37693EAA"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Figure 4- Number of Unique Values (log values)</w:t>
      </w:r>
    </w:p>
    <w:p w14:paraId="5B95C6DD"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Figure 5- Number of null values</w:t>
      </w:r>
    </w:p>
    <w:p w14:paraId="1BFAF496" w14:textId="77777777" w:rsidR="00933A01" w:rsidRDefault="00933A01" w:rsidP="00933A01">
      <w:pPr>
        <w:spacing w:line="276" w:lineRule="auto"/>
        <w:rPr>
          <w:rFonts w:ascii="Times New Roman" w:eastAsia="Times New Roman" w:hAnsi="Times New Roman" w:cs="Times New Roman"/>
        </w:rPr>
      </w:pPr>
      <w:r>
        <w:rPr>
          <w:rFonts w:ascii="Times New Roman" w:eastAsia="Times New Roman" w:hAnsi="Times New Roman" w:cs="Times New Roman"/>
        </w:rPr>
        <w:t>Figure 6- "previous_year_rating" test</w:t>
      </w:r>
    </w:p>
    <w:p w14:paraId="0585F257" w14:textId="77777777" w:rsidR="00933A01" w:rsidRDefault="00933A01" w:rsidP="00933A01">
      <w:pPr>
        <w:spacing w:line="276" w:lineRule="auto"/>
        <w:rPr>
          <w:rFonts w:ascii="Times New Roman" w:eastAsia="Times New Roman" w:hAnsi="Times New Roman" w:cs="Times New Roman"/>
        </w:rPr>
      </w:pPr>
      <w:r>
        <w:rPr>
          <w:rFonts w:ascii="Times New Roman" w:eastAsia="Times New Roman" w:hAnsi="Times New Roman" w:cs="Times New Roman"/>
        </w:rPr>
        <w:t>Figure 7- "is_promoted" class plot.</w:t>
      </w:r>
    </w:p>
    <w:p w14:paraId="7EAEB0E5"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8- Outliers</w:t>
      </w:r>
    </w:p>
    <w:p w14:paraId="0EC5315D" w14:textId="77777777" w:rsidR="00933A01" w:rsidRDefault="00933A01" w:rsidP="00933A01">
      <w:pPr>
        <w:tabs>
          <w:tab w:val="left" w:pos="915"/>
        </w:tabs>
        <w:spacing w:line="276" w:lineRule="auto"/>
        <w:rPr>
          <w:rFonts w:ascii="Times New Roman" w:hAnsi="Times New Roman" w:cs="Times New Roman"/>
          <w:noProof/>
        </w:rPr>
      </w:pPr>
      <w:r>
        <w:rPr>
          <w:rFonts w:ascii="Times New Roman" w:eastAsia="Times New Roman" w:hAnsi="Times New Roman" w:cs="Times New Roman"/>
        </w:rPr>
        <w:t>Figure 9- Correlation matrix</w:t>
      </w:r>
      <w:r w:rsidRPr="00445657">
        <w:rPr>
          <w:rFonts w:ascii="Times New Roman" w:hAnsi="Times New Roman" w:cs="Times New Roman"/>
          <w:noProof/>
        </w:rPr>
        <w:t xml:space="preserve"> </w:t>
      </w:r>
    </w:p>
    <w:p w14:paraId="3E036D1D" w14:textId="77777777" w:rsidR="00933A01" w:rsidRDefault="00933A01" w:rsidP="00933A01">
      <w:pPr>
        <w:tabs>
          <w:tab w:val="left" w:pos="915"/>
        </w:tabs>
        <w:spacing w:line="276" w:lineRule="auto"/>
        <w:rPr>
          <w:rFonts w:ascii="Times New Roman" w:hAnsi="Times New Roman" w:cs="Times New Roman"/>
          <w:noProof/>
        </w:rPr>
      </w:pPr>
      <w:r>
        <w:rPr>
          <w:rFonts w:ascii="Times New Roman" w:hAnsi="Times New Roman" w:cs="Times New Roman"/>
          <w:noProof/>
        </w:rPr>
        <w:t>Figure 10- Distribution plots</w:t>
      </w:r>
      <w:r w:rsidRPr="00445657">
        <w:rPr>
          <w:rFonts w:ascii="Times New Roman" w:hAnsi="Times New Roman" w:cs="Times New Roman"/>
          <w:noProof/>
        </w:rPr>
        <w:t xml:space="preserve"> </w:t>
      </w:r>
    </w:p>
    <w:p w14:paraId="247DD172" w14:textId="77777777" w:rsidR="00933A01" w:rsidRDefault="00933A01" w:rsidP="00933A01">
      <w:pPr>
        <w:tabs>
          <w:tab w:val="left" w:pos="915"/>
        </w:tabs>
        <w:spacing w:line="276" w:lineRule="auto"/>
        <w:rPr>
          <w:rFonts w:ascii="Times New Roman" w:hAnsi="Times New Roman" w:cs="Times New Roman"/>
          <w:noProof/>
        </w:rPr>
      </w:pPr>
      <w:r>
        <w:rPr>
          <w:rFonts w:ascii="Times New Roman" w:hAnsi="Times New Roman" w:cs="Times New Roman"/>
          <w:noProof/>
        </w:rPr>
        <w:t>Figure 11- is_promoted vs gender vs age</w:t>
      </w:r>
    </w:p>
    <w:p w14:paraId="09D8C913"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12- is_promoted vs gender vs length_of_service.</w:t>
      </w:r>
    </w:p>
    <w:p w14:paraId="5CA69C64"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13- is_promoted vs age vs length_of_service.</w:t>
      </w:r>
    </w:p>
    <w:p w14:paraId="7ECA94E5"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 xml:space="preserve">Figure 14- After Data Cleaning </w:t>
      </w:r>
    </w:p>
    <w:p w14:paraId="3CBF1CF6" w14:textId="77777777" w:rsidR="00933A01" w:rsidRDefault="00933A01" w:rsidP="00933A01">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Figure 15- Before (Purple) and After (Orange) SMOTE</w:t>
      </w:r>
    </w:p>
    <w:p w14:paraId="0AC6E84E" w14:textId="77777777" w:rsidR="00933A01" w:rsidRDefault="00933A01" w:rsidP="00933A01">
      <w:pPr>
        <w:spacing w:line="276" w:lineRule="auto"/>
        <w:rPr>
          <w:rFonts w:ascii="Times New Roman" w:eastAsia="Times New Roman" w:hAnsi="Times New Roman" w:cs="Times New Roman"/>
        </w:rPr>
      </w:pPr>
      <w:r>
        <w:rPr>
          <w:rFonts w:ascii="Times New Roman" w:eastAsia="Times New Roman" w:hAnsi="Times New Roman" w:cs="Times New Roman"/>
        </w:rPr>
        <w:t>Figure 16- After label encoding</w:t>
      </w:r>
    </w:p>
    <w:p w14:paraId="0BCAB123" w14:textId="77777777" w:rsidR="00933A01" w:rsidRDefault="00933A01" w:rsidP="00933A01">
      <w:pPr>
        <w:spacing w:line="276" w:lineRule="auto"/>
        <w:rPr>
          <w:rFonts w:ascii="Times New Roman" w:eastAsia="Times New Roman" w:hAnsi="Times New Roman" w:cs="Times New Roman"/>
        </w:rPr>
      </w:pPr>
      <w:r>
        <w:rPr>
          <w:rFonts w:ascii="Times New Roman" w:eastAsia="Times New Roman" w:hAnsi="Times New Roman" w:cs="Times New Roman"/>
        </w:rPr>
        <w:t>Figure 17- train test split</w:t>
      </w:r>
    </w:p>
    <w:p w14:paraId="79FA330D"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18- Random Forest Classifier</w:t>
      </w:r>
    </w:p>
    <w:p w14:paraId="0E85616D" w14:textId="77777777" w:rsidR="00933A01" w:rsidRDefault="00933A01" w:rsidP="00933A01">
      <w:pPr>
        <w:tabs>
          <w:tab w:val="left" w:pos="915"/>
          <w:tab w:val="left" w:pos="5570"/>
        </w:tabs>
        <w:spacing w:line="276" w:lineRule="auto"/>
        <w:rPr>
          <w:rFonts w:ascii="Times New Roman" w:eastAsia="Times New Roman" w:hAnsi="Times New Roman" w:cs="Times New Roman"/>
          <w:bCs/>
        </w:rPr>
      </w:pPr>
      <w:r>
        <w:rPr>
          <w:rFonts w:ascii="Times New Roman" w:eastAsia="Times New Roman" w:hAnsi="Times New Roman" w:cs="Times New Roman"/>
          <w:bCs/>
        </w:rPr>
        <w:t>Figure 19- Random Forest Classifier with grid search</w:t>
      </w:r>
    </w:p>
    <w:p w14:paraId="2DF7550F"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20- </w:t>
      </w:r>
      <w:r w:rsidRPr="00F21FAF">
        <w:rPr>
          <w:rFonts w:ascii="Times New Roman" w:eastAsia="Times New Roman" w:hAnsi="Times New Roman" w:cs="Times New Roman"/>
          <w:bCs/>
        </w:rPr>
        <w:t>Decision</w:t>
      </w:r>
      <w:r>
        <w:rPr>
          <w:rFonts w:ascii="Times New Roman" w:eastAsia="Times New Roman" w:hAnsi="Times New Roman" w:cs="Times New Roman"/>
          <w:bCs/>
        </w:rPr>
        <w:t xml:space="preserve"> </w:t>
      </w:r>
      <w:r w:rsidRPr="00F21FAF">
        <w:rPr>
          <w:rFonts w:ascii="Times New Roman" w:eastAsia="Times New Roman" w:hAnsi="Times New Roman" w:cs="Times New Roman"/>
          <w:bCs/>
        </w:rPr>
        <w:t>Tree</w:t>
      </w:r>
      <w:r>
        <w:rPr>
          <w:rFonts w:ascii="Times New Roman" w:eastAsia="Times New Roman" w:hAnsi="Times New Roman" w:cs="Times New Roman"/>
          <w:bCs/>
        </w:rPr>
        <w:t xml:space="preserve"> </w:t>
      </w:r>
      <w:r w:rsidRPr="00F21FAF">
        <w:rPr>
          <w:rFonts w:ascii="Times New Roman" w:eastAsia="Times New Roman" w:hAnsi="Times New Roman" w:cs="Times New Roman"/>
          <w:bCs/>
        </w:rPr>
        <w:t xml:space="preserve">Classifier </w:t>
      </w:r>
      <w:r>
        <w:rPr>
          <w:rFonts w:ascii="Times New Roman" w:eastAsia="Times New Roman" w:hAnsi="Times New Roman" w:cs="Times New Roman"/>
          <w:bCs/>
        </w:rPr>
        <w:t>with grid search</w:t>
      </w:r>
    </w:p>
    <w:p w14:paraId="0486FEB7"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21- </w:t>
      </w:r>
      <w:r w:rsidRPr="009F2368">
        <w:rPr>
          <w:rFonts w:ascii="Times New Roman" w:eastAsia="Times New Roman" w:hAnsi="Times New Roman" w:cs="Times New Roman"/>
          <w:bCs/>
        </w:rPr>
        <w:t>Logistic regression</w:t>
      </w:r>
    </w:p>
    <w:p w14:paraId="49E652ED" w14:textId="77777777" w:rsidR="00933A01" w:rsidRDefault="00933A01"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22- </w:t>
      </w:r>
      <w:r w:rsidRPr="00AE7AB5">
        <w:rPr>
          <w:rFonts w:ascii="Times New Roman" w:eastAsia="Times New Roman" w:hAnsi="Times New Roman" w:cs="Times New Roman"/>
          <w:bCs/>
        </w:rPr>
        <w:t>GaussianNB</w:t>
      </w:r>
    </w:p>
    <w:p w14:paraId="5F1C7D7A" w14:textId="037C4B07" w:rsidR="00E17545" w:rsidRDefault="00E17545" w:rsidP="00933A01">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23- MLP Classifier</w:t>
      </w:r>
    </w:p>
    <w:p w14:paraId="24081A87" w14:textId="6E29187F" w:rsidR="00933A01" w:rsidRDefault="00933A01" w:rsidP="00933A01">
      <w:pPr>
        <w:tabs>
          <w:tab w:val="center" w:pos="4680"/>
        </w:tabs>
        <w:rPr>
          <w:rFonts w:ascii="Times New Roman" w:eastAsia="Times New Roman" w:hAnsi="Times New Roman" w:cs="Times New Roman"/>
          <w:bCs/>
        </w:rPr>
      </w:pPr>
      <w:r>
        <w:rPr>
          <w:rFonts w:ascii="Times New Roman" w:eastAsia="Times New Roman" w:hAnsi="Times New Roman" w:cs="Times New Roman"/>
          <w:bCs/>
        </w:rPr>
        <w:t>Figure 2</w:t>
      </w:r>
      <w:r w:rsidR="00E17545">
        <w:rPr>
          <w:rFonts w:ascii="Times New Roman" w:eastAsia="Times New Roman" w:hAnsi="Times New Roman" w:cs="Times New Roman"/>
          <w:bCs/>
        </w:rPr>
        <w:t>4</w:t>
      </w:r>
      <w:r>
        <w:rPr>
          <w:rFonts w:ascii="Times New Roman" w:eastAsia="Times New Roman" w:hAnsi="Times New Roman" w:cs="Times New Roman"/>
          <w:bCs/>
        </w:rPr>
        <w:t xml:space="preserve">- </w:t>
      </w:r>
      <w:r w:rsidRPr="00213550">
        <w:rPr>
          <w:rFonts w:ascii="Times New Roman" w:eastAsia="Times New Roman" w:hAnsi="Times New Roman" w:cs="Times New Roman"/>
          <w:bCs/>
        </w:rPr>
        <w:t>Support Vector Classificatio</w:t>
      </w:r>
      <w:r>
        <w:rPr>
          <w:rFonts w:ascii="Times New Roman" w:eastAsia="Times New Roman" w:hAnsi="Times New Roman" w:cs="Times New Roman"/>
          <w:bCs/>
        </w:rPr>
        <w:t>n</w:t>
      </w:r>
    </w:p>
    <w:p w14:paraId="65EE6B02" w14:textId="6FFD688F" w:rsidR="00933A01" w:rsidRDefault="00933A01" w:rsidP="00933A01">
      <w:pPr>
        <w:tabs>
          <w:tab w:val="left" w:pos="5836"/>
        </w:tabs>
        <w:spacing w:line="276" w:lineRule="auto"/>
        <w:rPr>
          <w:rFonts w:ascii="Times New Roman" w:eastAsia="Times New Roman" w:hAnsi="Times New Roman" w:cs="Times New Roman"/>
          <w:bCs/>
        </w:rPr>
      </w:pPr>
      <w:r>
        <w:rPr>
          <w:rFonts w:ascii="Times New Roman" w:eastAsia="Times New Roman" w:hAnsi="Times New Roman" w:cs="Times New Roman"/>
          <w:bCs/>
        </w:rPr>
        <w:t>Figure 2</w:t>
      </w:r>
      <w:r w:rsidR="00E17545">
        <w:rPr>
          <w:rFonts w:ascii="Times New Roman" w:eastAsia="Times New Roman" w:hAnsi="Times New Roman" w:cs="Times New Roman"/>
          <w:bCs/>
        </w:rPr>
        <w:t>5</w:t>
      </w:r>
      <w:r>
        <w:rPr>
          <w:rFonts w:ascii="Times New Roman" w:eastAsia="Times New Roman" w:hAnsi="Times New Roman" w:cs="Times New Roman"/>
          <w:bCs/>
        </w:rPr>
        <w:t xml:space="preserve"> – Model Comparison</w:t>
      </w:r>
    </w:p>
    <w:p w14:paraId="068C0DE3" w14:textId="77777777" w:rsidR="00933A01" w:rsidRDefault="00933A01" w:rsidP="00933A01">
      <w:pPr>
        <w:tabs>
          <w:tab w:val="left" w:pos="2053"/>
        </w:tabs>
        <w:spacing w:line="276" w:lineRule="auto"/>
        <w:rPr>
          <w:rFonts w:ascii="Times New Roman" w:hAnsi="Times New Roman" w:cs="Times New Roman"/>
          <w:noProof/>
        </w:rPr>
      </w:pPr>
    </w:p>
    <w:p w14:paraId="45FD6EFE" w14:textId="77777777" w:rsidR="00933A01" w:rsidRDefault="00933A01" w:rsidP="00933A01">
      <w:pPr>
        <w:tabs>
          <w:tab w:val="left" w:pos="915"/>
        </w:tabs>
        <w:spacing w:line="276" w:lineRule="auto"/>
        <w:rPr>
          <w:rFonts w:ascii="Times New Roman" w:eastAsia="Times New Roman" w:hAnsi="Times New Roman" w:cs="Times New Roman"/>
          <w:b/>
          <w:smallCaps/>
          <w:sz w:val="32"/>
          <w:szCs w:val="32"/>
          <w:u w:val="single"/>
        </w:rPr>
      </w:pPr>
    </w:p>
    <w:p w14:paraId="2697E296" w14:textId="77777777" w:rsidR="00933A01" w:rsidRPr="00776E68" w:rsidRDefault="00933A01" w:rsidP="00933A01"/>
    <w:p w14:paraId="49A8A461" w14:textId="77777777" w:rsidR="00445657" w:rsidRDefault="00445657" w:rsidP="00445657">
      <w:pPr>
        <w:tabs>
          <w:tab w:val="left" w:pos="915"/>
        </w:tabs>
        <w:spacing w:line="276" w:lineRule="auto"/>
        <w:rPr>
          <w:rFonts w:ascii="Times New Roman" w:eastAsia="Times New Roman" w:hAnsi="Times New Roman" w:cs="Times New Roman"/>
          <w:b/>
          <w:smallCaps/>
          <w:sz w:val="32"/>
          <w:szCs w:val="32"/>
          <w:u w:val="single"/>
        </w:rPr>
      </w:pPr>
    </w:p>
    <w:p w14:paraId="3E22C06C" w14:textId="77777777" w:rsidR="00933A01" w:rsidRDefault="00933A01" w:rsidP="00445657">
      <w:pPr>
        <w:tabs>
          <w:tab w:val="left" w:pos="915"/>
        </w:tabs>
        <w:spacing w:line="276" w:lineRule="auto"/>
        <w:rPr>
          <w:rFonts w:ascii="Times New Roman" w:eastAsia="Times New Roman" w:hAnsi="Times New Roman" w:cs="Times New Roman"/>
          <w:b/>
          <w:smallCaps/>
          <w:sz w:val="32"/>
          <w:szCs w:val="32"/>
          <w:u w:val="single"/>
        </w:rPr>
      </w:pPr>
    </w:p>
    <w:p w14:paraId="372EAC11" w14:textId="77777777" w:rsidR="00445657" w:rsidRDefault="00445657" w:rsidP="00445657">
      <w:pPr>
        <w:tabs>
          <w:tab w:val="left" w:pos="915"/>
        </w:tabs>
        <w:spacing w:line="276" w:lineRule="auto"/>
        <w:rPr>
          <w:rFonts w:ascii="Times New Roman" w:eastAsia="Times New Roman" w:hAnsi="Times New Roman" w:cs="Times New Roman"/>
          <w:b/>
          <w:smallCaps/>
          <w:sz w:val="32"/>
          <w:szCs w:val="32"/>
          <w:u w:val="single"/>
        </w:rPr>
      </w:pPr>
    </w:p>
    <w:p w14:paraId="55F75EC9" w14:textId="77777777" w:rsidR="00445657" w:rsidRDefault="00445657" w:rsidP="00445657">
      <w:pPr>
        <w:tabs>
          <w:tab w:val="left" w:pos="915"/>
        </w:tabs>
        <w:spacing w:line="276" w:lineRule="auto"/>
        <w:rPr>
          <w:rFonts w:ascii="Times New Roman" w:eastAsia="Times New Roman" w:hAnsi="Times New Roman" w:cs="Times New Roman"/>
          <w:b/>
          <w:smallCaps/>
          <w:sz w:val="32"/>
          <w:szCs w:val="32"/>
          <w:u w:val="single"/>
        </w:rPr>
      </w:pPr>
    </w:p>
    <w:p w14:paraId="20631F9E" w14:textId="77777777" w:rsidR="00445657" w:rsidRDefault="00445657" w:rsidP="00445657">
      <w:pPr>
        <w:tabs>
          <w:tab w:val="left" w:pos="915"/>
        </w:tabs>
        <w:spacing w:line="276" w:lineRule="auto"/>
        <w:rPr>
          <w:rFonts w:ascii="Times New Roman" w:eastAsia="Times New Roman" w:hAnsi="Times New Roman" w:cs="Times New Roman"/>
          <w:b/>
          <w:smallCaps/>
          <w:sz w:val="32"/>
          <w:szCs w:val="32"/>
          <w:u w:val="single"/>
        </w:rPr>
      </w:pPr>
    </w:p>
    <w:p w14:paraId="65BC7475" w14:textId="59159437" w:rsidR="007C603D" w:rsidRPr="00BD51F6" w:rsidRDefault="007C603D" w:rsidP="0076647C">
      <w:pPr>
        <w:tabs>
          <w:tab w:val="left" w:pos="915"/>
        </w:tabs>
        <w:spacing w:line="276" w:lineRule="auto"/>
        <w:jc w:val="both"/>
        <w:rPr>
          <w:rFonts w:ascii="Times New Roman" w:eastAsia="Times New Roman" w:hAnsi="Times New Roman" w:cs="Times New Roman"/>
          <w:b/>
        </w:rPr>
      </w:pPr>
    </w:p>
    <w:p w14:paraId="71315D53" w14:textId="2645AF06" w:rsidR="00627CA4" w:rsidRPr="00BF2DFB" w:rsidRDefault="00000000" w:rsidP="00CA423B">
      <w:pPr>
        <w:pStyle w:val="ListParagraph"/>
        <w:numPr>
          <w:ilvl w:val="0"/>
          <w:numId w:val="20"/>
        </w:numPr>
        <w:spacing w:line="276" w:lineRule="auto"/>
        <w:jc w:val="center"/>
        <w:rPr>
          <w:rFonts w:ascii="Times New Roman" w:eastAsia="Times New Roman" w:hAnsi="Times New Roman" w:cs="Times New Roman"/>
          <w:b/>
        </w:rPr>
      </w:pPr>
      <w:r w:rsidRPr="00BF2DFB">
        <w:rPr>
          <w:rFonts w:ascii="Times New Roman" w:eastAsia="Times New Roman" w:hAnsi="Times New Roman" w:cs="Times New Roman"/>
          <w:b/>
          <w:sz w:val="32"/>
          <w:szCs w:val="32"/>
          <w:u w:val="single"/>
        </w:rPr>
        <w:lastRenderedPageBreak/>
        <w:t>I</w:t>
      </w:r>
      <w:r w:rsidR="004D789E" w:rsidRPr="00BF2DFB">
        <w:rPr>
          <w:rFonts w:ascii="Times New Roman" w:eastAsia="Times New Roman" w:hAnsi="Times New Roman" w:cs="Times New Roman"/>
          <w:b/>
          <w:sz w:val="32"/>
          <w:szCs w:val="32"/>
          <w:u w:val="single"/>
        </w:rPr>
        <w:t>ntroduction</w:t>
      </w:r>
    </w:p>
    <w:p w14:paraId="0ACE9DE9" w14:textId="593710AD" w:rsidR="008D1232" w:rsidRPr="00BF2DFB" w:rsidRDefault="008D1232" w:rsidP="0076647C">
      <w:pPr>
        <w:tabs>
          <w:tab w:val="left" w:pos="915"/>
        </w:tabs>
        <w:spacing w:line="276" w:lineRule="auto"/>
        <w:rPr>
          <w:rFonts w:ascii="Times New Roman" w:eastAsia="Times New Roman" w:hAnsi="Times New Roman" w:cs="Times New Roman"/>
        </w:rPr>
      </w:pPr>
    </w:p>
    <w:p w14:paraId="2CA05322"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04EAACF7" w14:textId="78BB34AD" w:rsidR="008D1232" w:rsidRPr="00BF2DFB" w:rsidRDefault="008D1232"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Being able to foresee the potential achievement of an employee is a valuable resource for every organization. Organizations can enhance their hiring and training processes and foster a more nurturing work culture by identifying employees that demonstrate a high probability of success. One approach to anticipate the achievement of an employee is by examining their history of promotions. Frequently, promotion is viewed as a symbol of achievement, reflecting an employee's valuable contributions and ability to take on greater obligations.</w:t>
      </w:r>
    </w:p>
    <w:p w14:paraId="6CFC529E" w14:textId="77777777" w:rsidR="00741DA9" w:rsidRPr="00BF2DFB" w:rsidRDefault="00741DA9" w:rsidP="0076647C">
      <w:pPr>
        <w:tabs>
          <w:tab w:val="left" w:pos="915"/>
        </w:tabs>
        <w:spacing w:line="276" w:lineRule="auto"/>
        <w:rPr>
          <w:rFonts w:ascii="Times New Roman" w:eastAsia="Times New Roman" w:hAnsi="Times New Roman" w:cs="Times New Roman"/>
        </w:rPr>
      </w:pPr>
    </w:p>
    <w:p w14:paraId="7D1A133D" w14:textId="17299A50" w:rsidR="00741DA9" w:rsidRPr="00BF2DFB" w:rsidRDefault="00741DA9"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Forecasting an employee's achievement in relation to promotions entails comprehending the elements and traits that add to a person's progress within the company's structure. Organizations can make informed decisions about talent management, development programs, and succession planning by effectively pinpointing employees who have high potential for promotion.</w:t>
      </w:r>
    </w:p>
    <w:p w14:paraId="6E9225BB" w14:textId="77777777" w:rsidR="00741DA9" w:rsidRPr="00BF2DFB" w:rsidRDefault="00741DA9" w:rsidP="0076647C">
      <w:pPr>
        <w:tabs>
          <w:tab w:val="left" w:pos="915"/>
        </w:tabs>
        <w:spacing w:line="276" w:lineRule="auto"/>
        <w:rPr>
          <w:rFonts w:ascii="Times New Roman" w:eastAsia="Times New Roman" w:hAnsi="Times New Roman" w:cs="Times New Roman"/>
        </w:rPr>
      </w:pPr>
    </w:p>
    <w:p w14:paraId="5FE1F790" w14:textId="77777777" w:rsidR="00741DA9" w:rsidRPr="00BF2DFB" w:rsidRDefault="00741DA9" w:rsidP="0076647C">
      <w:pPr>
        <w:tabs>
          <w:tab w:val="left" w:pos="915"/>
        </w:tabs>
        <w:spacing w:line="276" w:lineRule="auto"/>
        <w:rPr>
          <w:rFonts w:ascii="Times New Roman" w:eastAsia="Times New Roman" w:hAnsi="Times New Roman" w:cs="Times New Roman"/>
        </w:rPr>
      </w:pPr>
    </w:p>
    <w:p w14:paraId="3BA99766" w14:textId="77777777" w:rsidR="00627CA4" w:rsidRPr="00BF2DFB" w:rsidRDefault="00000000" w:rsidP="0076647C">
      <w:pPr>
        <w:numPr>
          <w:ilvl w:val="1"/>
          <w:numId w:val="4"/>
        </w:numPr>
        <w:tabs>
          <w:tab w:val="left" w:pos="915"/>
        </w:tabs>
        <w:spacing w:line="276" w:lineRule="auto"/>
        <w:rPr>
          <w:rFonts w:ascii="Times New Roman" w:eastAsia="Times New Roman" w:hAnsi="Times New Roman" w:cs="Times New Roman"/>
          <w:b/>
          <w:color w:val="000000"/>
        </w:rPr>
      </w:pPr>
      <w:r w:rsidRPr="00BF2DFB">
        <w:rPr>
          <w:rFonts w:ascii="Times New Roman" w:eastAsia="Times New Roman" w:hAnsi="Times New Roman" w:cs="Times New Roman"/>
          <w:b/>
          <w:color w:val="000000"/>
        </w:rPr>
        <w:t xml:space="preserve"> Objective</w:t>
      </w:r>
    </w:p>
    <w:p w14:paraId="74220263" w14:textId="77777777" w:rsidR="00627CA4" w:rsidRPr="00BF2DFB" w:rsidRDefault="00627CA4" w:rsidP="0076647C">
      <w:pPr>
        <w:tabs>
          <w:tab w:val="left" w:pos="915"/>
        </w:tabs>
        <w:spacing w:line="276" w:lineRule="auto"/>
        <w:rPr>
          <w:rFonts w:ascii="Times New Roman" w:eastAsia="Times New Roman" w:hAnsi="Times New Roman" w:cs="Times New Roman"/>
          <w:b/>
        </w:rPr>
      </w:pPr>
    </w:p>
    <w:p w14:paraId="6BC1CEE9" w14:textId="7D25EF80" w:rsidR="00D30EC3" w:rsidRPr="00BF2DFB" w:rsidRDefault="00D704F2" w:rsidP="0076647C">
      <w:pPr>
        <w:numPr>
          <w:ilvl w:val="0"/>
          <w:numId w:val="3"/>
        </w:numPr>
        <w:spacing w:line="276" w:lineRule="auto"/>
        <w:rPr>
          <w:rFonts w:ascii="Times New Roman" w:hAnsi="Times New Roman" w:cs="Times New Roman"/>
          <w:color w:val="000000"/>
        </w:rPr>
      </w:pPr>
      <w:r w:rsidRPr="00BF2DFB">
        <w:rPr>
          <w:rFonts w:ascii="Times New Roman" w:hAnsi="Times New Roman" w:cs="Times New Roman"/>
          <w:color w:val="000000"/>
        </w:rPr>
        <w:t xml:space="preserve">This </w:t>
      </w:r>
      <w:r w:rsidR="00D30EC3" w:rsidRPr="00BF2DFB">
        <w:rPr>
          <w:rFonts w:ascii="Times New Roman" w:hAnsi="Times New Roman" w:cs="Times New Roman"/>
          <w:color w:val="000000"/>
        </w:rPr>
        <w:t>project</w:t>
      </w:r>
      <w:r w:rsidRPr="00BF2DFB">
        <w:rPr>
          <w:rFonts w:ascii="Times New Roman" w:hAnsi="Times New Roman" w:cs="Times New Roman"/>
          <w:color w:val="000000"/>
        </w:rPr>
        <w:t xml:space="preserve"> aims to pinpoint the crucial elements that fuel employee performance and explore their connections to various employee outcomes. </w:t>
      </w:r>
    </w:p>
    <w:p w14:paraId="56E28136" w14:textId="6CEDCF4E" w:rsidR="00D30EC3" w:rsidRPr="00BF2DFB" w:rsidRDefault="00D30EC3" w:rsidP="0076647C">
      <w:pPr>
        <w:numPr>
          <w:ilvl w:val="0"/>
          <w:numId w:val="3"/>
        </w:numPr>
        <w:spacing w:line="276" w:lineRule="auto"/>
        <w:rPr>
          <w:rFonts w:ascii="Times New Roman" w:hAnsi="Times New Roman" w:cs="Times New Roman"/>
          <w:color w:val="000000"/>
        </w:rPr>
      </w:pPr>
      <w:r w:rsidRPr="00BF2DFB">
        <w:rPr>
          <w:rFonts w:ascii="Times New Roman" w:hAnsi="Times New Roman" w:cs="Times New Roman"/>
          <w:color w:val="000000"/>
        </w:rPr>
        <w:t>The purpose of this report is to present a broad understanding of the elements that lead to effective employee performance and to suggest ways to forecast such performance accurately.</w:t>
      </w:r>
    </w:p>
    <w:p w14:paraId="5903E684" w14:textId="77777777" w:rsidR="00D704F2" w:rsidRPr="00BF2DFB" w:rsidRDefault="00D704F2" w:rsidP="0076647C">
      <w:pPr>
        <w:numPr>
          <w:ilvl w:val="0"/>
          <w:numId w:val="3"/>
        </w:numPr>
        <w:spacing w:line="276" w:lineRule="auto"/>
        <w:rPr>
          <w:rFonts w:ascii="Times New Roman" w:hAnsi="Times New Roman" w:cs="Times New Roman"/>
          <w:color w:val="000000"/>
        </w:rPr>
      </w:pPr>
      <w:r w:rsidRPr="00BF2DFB">
        <w:rPr>
          <w:rFonts w:ascii="Times New Roman" w:hAnsi="Times New Roman" w:cs="Times New Roman"/>
          <w:color w:val="000000"/>
        </w:rPr>
        <w:t>The creation of a predictive algorithm that can precisely estimate the chance of employee performance based on pertinent variables is our first goal.</w:t>
      </w:r>
    </w:p>
    <w:p w14:paraId="40CB6C16" w14:textId="77777777" w:rsidR="00D704F2" w:rsidRPr="00BF2DFB" w:rsidRDefault="00D704F2" w:rsidP="0076647C">
      <w:pPr>
        <w:numPr>
          <w:ilvl w:val="0"/>
          <w:numId w:val="3"/>
        </w:numPr>
        <w:spacing w:line="276" w:lineRule="auto"/>
        <w:rPr>
          <w:rFonts w:ascii="Times New Roman" w:hAnsi="Times New Roman" w:cs="Times New Roman"/>
          <w:color w:val="000000"/>
        </w:rPr>
      </w:pPr>
      <w:r w:rsidRPr="00BF2DFB">
        <w:rPr>
          <w:rFonts w:ascii="Times New Roman" w:hAnsi="Times New Roman" w:cs="Times New Roman"/>
          <w:color w:val="000000"/>
        </w:rPr>
        <w:t>The predictive model's performance will next be assessed to establish its precision and potency as a success predictor.</w:t>
      </w:r>
    </w:p>
    <w:p w14:paraId="01348C3B" w14:textId="231DDA6F" w:rsidR="00D30EC3" w:rsidRPr="00BF2DFB" w:rsidRDefault="00013578" w:rsidP="0076647C">
      <w:pPr>
        <w:numPr>
          <w:ilvl w:val="0"/>
          <w:numId w:val="3"/>
        </w:numPr>
        <w:spacing w:line="276" w:lineRule="auto"/>
        <w:rPr>
          <w:rFonts w:ascii="Times New Roman" w:hAnsi="Times New Roman" w:cs="Times New Roman"/>
          <w:color w:val="000000"/>
        </w:rPr>
      </w:pPr>
      <w:r w:rsidRPr="00BF2DFB">
        <w:rPr>
          <w:rFonts w:ascii="Times New Roman" w:hAnsi="Times New Roman" w:cs="Times New Roman"/>
          <w:color w:val="000000"/>
        </w:rPr>
        <w:t>Lastly,</w:t>
      </w:r>
      <w:r w:rsidR="00D704F2" w:rsidRPr="00BF2DFB">
        <w:rPr>
          <w:rFonts w:ascii="Times New Roman" w:hAnsi="Times New Roman" w:cs="Times New Roman"/>
          <w:color w:val="000000"/>
        </w:rPr>
        <w:t xml:space="preserve"> we will assess the predictive model's results in the last step </w:t>
      </w:r>
      <w:r w:rsidR="00C77122" w:rsidRPr="00BF2DFB">
        <w:rPr>
          <w:rFonts w:ascii="Times New Roman" w:hAnsi="Times New Roman" w:cs="Times New Roman"/>
          <w:color w:val="000000"/>
        </w:rPr>
        <w:t>to</w:t>
      </w:r>
      <w:r w:rsidR="00D704F2" w:rsidRPr="00BF2DFB">
        <w:rPr>
          <w:rFonts w:ascii="Times New Roman" w:hAnsi="Times New Roman" w:cs="Times New Roman"/>
          <w:color w:val="000000"/>
        </w:rPr>
        <w:t xml:space="preserve"> pinpoint the most important variables that affect employee success.</w:t>
      </w:r>
    </w:p>
    <w:p w14:paraId="6B897B7C"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14532349" w14:textId="77777777" w:rsidR="00627CA4" w:rsidRPr="00BF2DFB" w:rsidRDefault="00000000" w:rsidP="0076647C">
      <w:pPr>
        <w:numPr>
          <w:ilvl w:val="1"/>
          <w:numId w:val="4"/>
        </w:numPr>
        <w:tabs>
          <w:tab w:val="left" w:pos="915"/>
        </w:tabs>
        <w:spacing w:line="276" w:lineRule="auto"/>
        <w:rPr>
          <w:rFonts w:ascii="Times New Roman" w:eastAsia="Times New Roman" w:hAnsi="Times New Roman" w:cs="Times New Roman"/>
          <w:b/>
          <w:color w:val="000000"/>
        </w:rPr>
      </w:pPr>
      <w:r w:rsidRPr="00BF2DFB">
        <w:rPr>
          <w:rFonts w:ascii="Times New Roman" w:eastAsia="Times New Roman" w:hAnsi="Times New Roman" w:cs="Times New Roman"/>
          <w:b/>
          <w:color w:val="000000"/>
        </w:rPr>
        <w:t xml:space="preserve"> Scope</w:t>
      </w:r>
    </w:p>
    <w:p w14:paraId="547D55E6"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18C661A9" w14:textId="2502C17F" w:rsidR="00013578" w:rsidRPr="00BF2DFB" w:rsidRDefault="00741DA9"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This report will </w:t>
      </w:r>
      <w:r w:rsidR="0072671F" w:rsidRPr="00BF2DFB">
        <w:rPr>
          <w:rFonts w:ascii="Times New Roman" w:eastAsia="Times New Roman" w:hAnsi="Times New Roman" w:cs="Times New Roman"/>
        </w:rPr>
        <w:t>analyse</w:t>
      </w:r>
      <w:r w:rsidRPr="00BF2DFB">
        <w:rPr>
          <w:rFonts w:ascii="Times New Roman" w:eastAsia="Times New Roman" w:hAnsi="Times New Roman" w:cs="Times New Roman"/>
        </w:rPr>
        <w:t xml:space="preserve"> the employee success prediction dataset, which comprises various categories such as</w:t>
      </w:r>
      <w:ins w:id="2" w:author="Vansh Jain" w:date="2023-05-21T20:36:00Z">
        <w:r w:rsidR="009352DF">
          <w:rPr>
            <w:rFonts w:ascii="Times New Roman" w:eastAsia="Times New Roman" w:hAnsi="Times New Roman" w:cs="Times New Roman"/>
          </w:rPr>
          <w:t xml:space="preserve"> </w:t>
        </w:r>
      </w:ins>
      <w:r w:rsidR="00370B45" w:rsidRPr="00BF2DFB">
        <w:rPr>
          <w:rFonts w:ascii="Times New Roman" w:eastAsia="Times New Roman" w:hAnsi="Times New Roman" w:cs="Times New Roman"/>
        </w:rPr>
        <w:t>"</w:t>
      </w:r>
      <w:r w:rsidRPr="00BF2DFB">
        <w:rPr>
          <w:rFonts w:ascii="Times New Roman" w:eastAsia="Times New Roman" w:hAnsi="Times New Roman" w:cs="Times New Roman"/>
        </w:rPr>
        <w:t>employee_id, education, department, gender, region, recruitment_channel, no_of_trainings, age, previous_year_rating, length_of_service, awards_</w:t>
      </w:r>
      <w:r w:rsidR="009217D3" w:rsidRPr="00BF2DFB">
        <w:rPr>
          <w:rFonts w:ascii="Times New Roman" w:eastAsia="Times New Roman" w:hAnsi="Times New Roman" w:cs="Times New Roman"/>
        </w:rPr>
        <w:t>won?</w:t>
      </w:r>
      <w:r w:rsidR="00370B45" w:rsidRPr="00BF2DFB">
        <w:rPr>
          <w:rFonts w:ascii="Times New Roman" w:eastAsia="Times New Roman" w:hAnsi="Times New Roman" w:cs="Times New Roman"/>
        </w:rPr>
        <w:t xml:space="preserve"> </w:t>
      </w:r>
      <w:r w:rsidRPr="00BF2DFB">
        <w:rPr>
          <w:rFonts w:ascii="Times New Roman" w:eastAsia="Times New Roman" w:hAnsi="Times New Roman" w:cs="Times New Roman"/>
        </w:rPr>
        <w:t>avg_training_score, and is_promoted</w:t>
      </w:r>
      <w:r w:rsidR="00370B45" w:rsidRPr="00BF2DFB">
        <w:rPr>
          <w:rFonts w:ascii="Times New Roman" w:eastAsia="Times New Roman" w:hAnsi="Times New Roman" w:cs="Times New Roman"/>
        </w:rPr>
        <w:t>"</w:t>
      </w:r>
      <w:r w:rsidRPr="00BF2DFB">
        <w:rPr>
          <w:rFonts w:ascii="Times New Roman" w:eastAsia="Times New Roman" w:hAnsi="Times New Roman" w:cs="Times New Roman"/>
        </w:rPr>
        <w:t>. By studying how these variables are related to the outcomes of promotion, we will pinpoint the crucial elements that influence employee success and create a model that can precisely forecast success based on these elements.</w:t>
      </w:r>
    </w:p>
    <w:p w14:paraId="52C6C72F" w14:textId="77777777" w:rsidR="00741DA9" w:rsidRPr="00BF2DFB" w:rsidRDefault="00741DA9" w:rsidP="0076647C">
      <w:pPr>
        <w:tabs>
          <w:tab w:val="left" w:pos="915"/>
        </w:tabs>
        <w:spacing w:line="276" w:lineRule="auto"/>
        <w:rPr>
          <w:rFonts w:ascii="Times New Roman" w:eastAsia="Times New Roman" w:hAnsi="Times New Roman" w:cs="Times New Roman"/>
        </w:rPr>
      </w:pPr>
    </w:p>
    <w:p w14:paraId="1F770237"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1E6D6EFD" w14:textId="7EE6BBA6" w:rsidR="00915628" w:rsidRPr="00BF2DFB" w:rsidRDefault="00000000" w:rsidP="0076647C">
      <w:pPr>
        <w:numPr>
          <w:ilvl w:val="1"/>
          <w:numId w:val="4"/>
        </w:numPr>
        <w:tabs>
          <w:tab w:val="left" w:pos="915"/>
        </w:tabs>
        <w:spacing w:line="276" w:lineRule="auto"/>
        <w:rPr>
          <w:rFonts w:ascii="Times New Roman" w:eastAsia="Times New Roman" w:hAnsi="Times New Roman" w:cs="Times New Roman"/>
          <w:b/>
          <w:color w:val="000000"/>
        </w:rPr>
      </w:pPr>
      <w:r w:rsidRPr="00BF2DFB">
        <w:rPr>
          <w:rFonts w:ascii="Times New Roman" w:eastAsia="Times New Roman" w:hAnsi="Times New Roman" w:cs="Times New Roman"/>
          <w:b/>
          <w:color w:val="000000"/>
        </w:rPr>
        <w:lastRenderedPageBreak/>
        <w:t xml:space="preserve"> Summary</w:t>
      </w:r>
    </w:p>
    <w:p w14:paraId="45BE164E" w14:textId="77777777" w:rsidR="00D30EC3" w:rsidRPr="00BF2DFB" w:rsidRDefault="00D30EC3" w:rsidP="0076647C">
      <w:pPr>
        <w:tabs>
          <w:tab w:val="left" w:pos="915"/>
        </w:tabs>
        <w:spacing w:line="276" w:lineRule="auto"/>
        <w:rPr>
          <w:rFonts w:ascii="Times New Roman" w:eastAsia="Times New Roman" w:hAnsi="Times New Roman" w:cs="Times New Roman"/>
        </w:rPr>
      </w:pPr>
    </w:p>
    <w:p w14:paraId="295ABFB4" w14:textId="016E7A97" w:rsidR="009B1A84" w:rsidRPr="00BF2DFB" w:rsidRDefault="00915628"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This report delves into the utilization of data science methodologies to forecast the advancement of employees with a goal of pinpointing the variables that impact the promotion of staff members.</w:t>
      </w:r>
      <w:r w:rsidR="009B1A84" w:rsidRPr="00BF2DFB">
        <w:rPr>
          <w:rFonts w:ascii="Times New Roman" w:eastAsia="Times New Roman" w:hAnsi="Times New Roman" w:cs="Times New Roman"/>
        </w:rPr>
        <w:t xml:space="preserve"> Announcement of the ultimate promotions occurs only after evaluation, which results in a postponement of the transition to different positions. Therefore, the company requires assistance in recognizing qualified applicants at a specific stage to accelerate the entire promotion process.</w:t>
      </w:r>
    </w:p>
    <w:p w14:paraId="2650DD4B" w14:textId="77777777" w:rsidR="00915628" w:rsidRPr="00BF2DFB" w:rsidRDefault="00915628" w:rsidP="0076647C">
      <w:pPr>
        <w:tabs>
          <w:tab w:val="left" w:pos="915"/>
        </w:tabs>
        <w:spacing w:line="276" w:lineRule="auto"/>
        <w:rPr>
          <w:rFonts w:ascii="Times New Roman" w:eastAsia="Times New Roman" w:hAnsi="Times New Roman" w:cs="Times New Roman"/>
        </w:rPr>
      </w:pPr>
    </w:p>
    <w:p w14:paraId="09D19F4B" w14:textId="7ED5226F" w:rsidR="00BE6456" w:rsidRPr="00BF2DFB" w:rsidRDefault="00915628"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This report uses data science to apply predictive modelling and predict employee success. The underlying idea is that success is indicated by promotion. Through advanced data science techniques such as statistical analysis, machine learning algorithms, and predictive modelling, the study aims to develop precise prediction models capable of forecasting an employee's chances of receiving a promotion</w:t>
      </w:r>
      <w:r w:rsidR="009B11D7" w:rsidRPr="00BF2DFB">
        <w:rPr>
          <w:rFonts w:ascii="Times New Roman" w:eastAsia="Times New Roman" w:hAnsi="Times New Roman" w:cs="Times New Roman"/>
        </w:rPr>
        <w:t xml:space="preserve">. </w:t>
      </w:r>
      <w:r w:rsidR="00BE6456" w:rsidRPr="00BF2DFB">
        <w:rPr>
          <w:rFonts w:ascii="Times New Roman" w:eastAsia="Times New Roman" w:hAnsi="Times New Roman" w:cs="Times New Roman"/>
        </w:rPr>
        <w:t>Exploratory data analysis (EDA) is used to find patterns and correlations between the various variables using pre-processed data of a given dataset. It easier to comprehend which elements are most important for forecasting employee performance. These patterns are found by depicting the distribution of data and find correlations between variables by using a variety of visualization techniques, including scatter plots, correlation matrices, and heatmaps.</w:t>
      </w:r>
    </w:p>
    <w:p w14:paraId="2F7139BB" w14:textId="77777777" w:rsidR="00915628" w:rsidRPr="00BF2DFB" w:rsidRDefault="00915628" w:rsidP="0076647C">
      <w:pPr>
        <w:tabs>
          <w:tab w:val="left" w:pos="915"/>
        </w:tabs>
        <w:spacing w:line="276" w:lineRule="auto"/>
        <w:rPr>
          <w:rFonts w:ascii="Times New Roman" w:eastAsia="Times New Roman" w:hAnsi="Times New Roman" w:cs="Times New Roman"/>
        </w:rPr>
      </w:pPr>
    </w:p>
    <w:p w14:paraId="25C079E0" w14:textId="77777777" w:rsidR="00915628" w:rsidRPr="00BF2DFB" w:rsidRDefault="00915628"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This report aims to study the dataset thoroughly, detect patterns and correlations, and leverage data science methodologies for forecasting employee achievement. The conclusions derived from this analysis can aid organizations in developing strategies for talent management, recruitment, development, and succession planning that are based on data-driven decisions.</w:t>
      </w:r>
    </w:p>
    <w:p w14:paraId="1989BCF0" w14:textId="77777777" w:rsidR="00D30EC3" w:rsidRPr="00BF2DFB" w:rsidRDefault="00D30EC3" w:rsidP="0076647C">
      <w:pPr>
        <w:tabs>
          <w:tab w:val="left" w:pos="915"/>
        </w:tabs>
        <w:spacing w:line="276" w:lineRule="auto"/>
        <w:rPr>
          <w:rFonts w:ascii="Times New Roman" w:eastAsia="Times New Roman" w:hAnsi="Times New Roman" w:cs="Times New Roman"/>
        </w:rPr>
      </w:pPr>
    </w:p>
    <w:p w14:paraId="366824C6" w14:textId="77777777" w:rsidR="00D30EC3" w:rsidRPr="00BF2DFB" w:rsidRDefault="00D30EC3" w:rsidP="0076647C">
      <w:pPr>
        <w:tabs>
          <w:tab w:val="left" w:pos="915"/>
        </w:tabs>
        <w:spacing w:line="276" w:lineRule="auto"/>
        <w:rPr>
          <w:rFonts w:ascii="Times New Roman" w:eastAsia="Times New Roman" w:hAnsi="Times New Roman" w:cs="Times New Roman"/>
        </w:rPr>
      </w:pPr>
    </w:p>
    <w:p w14:paraId="2A2E8419"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58A72C92"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78E38A62"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6AA1617B"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571E503D"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2E10C25F"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3F3359EA" w14:textId="77777777" w:rsidR="009B11D7" w:rsidRDefault="009B11D7" w:rsidP="0076647C">
      <w:pPr>
        <w:tabs>
          <w:tab w:val="left" w:pos="915"/>
        </w:tabs>
        <w:spacing w:line="276" w:lineRule="auto"/>
        <w:rPr>
          <w:rFonts w:ascii="Times New Roman" w:eastAsia="Times New Roman" w:hAnsi="Times New Roman" w:cs="Times New Roman"/>
        </w:rPr>
      </w:pPr>
    </w:p>
    <w:p w14:paraId="75635408" w14:textId="77777777" w:rsidR="001E20EF" w:rsidRPr="00BF2DFB" w:rsidRDefault="001E20EF" w:rsidP="0076647C">
      <w:pPr>
        <w:tabs>
          <w:tab w:val="left" w:pos="915"/>
        </w:tabs>
        <w:spacing w:line="276" w:lineRule="auto"/>
        <w:rPr>
          <w:rFonts w:ascii="Times New Roman" w:eastAsia="Times New Roman" w:hAnsi="Times New Roman" w:cs="Times New Roman"/>
        </w:rPr>
      </w:pPr>
    </w:p>
    <w:p w14:paraId="0696A22C"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0F330542"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4A11DB89" w14:textId="77777777" w:rsidR="009B11D7" w:rsidRDefault="009B11D7" w:rsidP="0076647C">
      <w:pPr>
        <w:tabs>
          <w:tab w:val="left" w:pos="915"/>
        </w:tabs>
        <w:spacing w:line="276" w:lineRule="auto"/>
        <w:rPr>
          <w:rFonts w:ascii="Times New Roman" w:eastAsia="Times New Roman" w:hAnsi="Times New Roman" w:cs="Times New Roman"/>
        </w:rPr>
      </w:pPr>
    </w:p>
    <w:p w14:paraId="79F1D07D" w14:textId="77777777" w:rsidR="00D12565" w:rsidRPr="00BF2DFB" w:rsidRDefault="00D12565" w:rsidP="0076647C">
      <w:pPr>
        <w:tabs>
          <w:tab w:val="left" w:pos="915"/>
        </w:tabs>
        <w:spacing w:line="276" w:lineRule="auto"/>
        <w:rPr>
          <w:rFonts w:ascii="Times New Roman" w:eastAsia="Times New Roman" w:hAnsi="Times New Roman" w:cs="Times New Roman"/>
        </w:rPr>
      </w:pPr>
    </w:p>
    <w:p w14:paraId="27FC4FB9"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312DE7F5" w14:textId="77777777" w:rsidR="009B11D7" w:rsidRPr="00BF2DFB" w:rsidRDefault="009B11D7" w:rsidP="0076647C">
      <w:pPr>
        <w:tabs>
          <w:tab w:val="left" w:pos="915"/>
        </w:tabs>
        <w:spacing w:line="276" w:lineRule="auto"/>
        <w:rPr>
          <w:rFonts w:ascii="Times New Roman" w:eastAsia="Times New Roman" w:hAnsi="Times New Roman" w:cs="Times New Roman"/>
        </w:rPr>
      </w:pPr>
    </w:p>
    <w:p w14:paraId="1EA94730" w14:textId="0B86CBB7" w:rsidR="00627CA4" w:rsidRPr="001E20EF" w:rsidRDefault="004D789E" w:rsidP="0076647C">
      <w:pPr>
        <w:pStyle w:val="ListParagraph"/>
        <w:numPr>
          <w:ilvl w:val="0"/>
          <w:numId w:val="20"/>
        </w:numPr>
        <w:tabs>
          <w:tab w:val="left" w:pos="915"/>
        </w:tabs>
        <w:spacing w:line="276" w:lineRule="auto"/>
        <w:jc w:val="center"/>
        <w:rPr>
          <w:rFonts w:ascii="Times New Roman" w:eastAsia="Times New Roman" w:hAnsi="Times New Roman" w:cs="Times New Roman"/>
        </w:rPr>
      </w:pPr>
      <w:r w:rsidRPr="00BF2DFB">
        <w:rPr>
          <w:rFonts w:ascii="Times New Roman" w:eastAsia="Times New Roman" w:hAnsi="Times New Roman" w:cs="Times New Roman"/>
          <w:b/>
          <w:sz w:val="32"/>
          <w:szCs w:val="32"/>
          <w:u w:val="single"/>
        </w:rPr>
        <w:lastRenderedPageBreak/>
        <w:t>Literature Survey</w:t>
      </w:r>
    </w:p>
    <w:p w14:paraId="1BD567E8" w14:textId="77777777" w:rsidR="00701111" w:rsidRPr="00BF2DFB" w:rsidRDefault="00305BFA" w:rsidP="00CA423B">
      <w:pPr>
        <w:pStyle w:val="ListParagraph"/>
        <w:numPr>
          <w:ilvl w:val="1"/>
          <w:numId w:val="20"/>
        </w:num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b/>
          <w:color w:val="000000"/>
        </w:rPr>
        <w:t xml:space="preserve"> Literature Review</w:t>
      </w:r>
    </w:p>
    <w:p w14:paraId="6A315A47" w14:textId="77777777" w:rsidR="00565877" w:rsidRPr="00BF2DFB" w:rsidRDefault="00565877" w:rsidP="0076647C">
      <w:pPr>
        <w:tabs>
          <w:tab w:val="left" w:pos="915"/>
        </w:tabs>
        <w:spacing w:line="276" w:lineRule="auto"/>
        <w:rPr>
          <w:rFonts w:ascii="Times New Roman" w:eastAsia="Times New Roman" w:hAnsi="Times New Roman" w:cs="Times New Roman"/>
        </w:rPr>
      </w:pPr>
    </w:p>
    <w:p w14:paraId="6297D58F" w14:textId="06A9C38B" w:rsidR="007002C3" w:rsidRPr="007002C3" w:rsidRDefault="007002C3" w:rsidP="0076647C">
      <w:pPr>
        <w:pStyle w:val="ListParagraph"/>
        <w:numPr>
          <w:ilvl w:val="0"/>
          <w:numId w:val="18"/>
        </w:numPr>
        <w:tabs>
          <w:tab w:val="left" w:pos="915"/>
        </w:tabs>
        <w:spacing w:line="276" w:lineRule="auto"/>
        <w:rPr>
          <w:rFonts w:ascii="Times New Roman" w:eastAsia="Times New Roman" w:hAnsi="Times New Roman" w:cs="Times New Roman"/>
        </w:rPr>
      </w:pPr>
      <w:r w:rsidRPr="007002C3">
        <w:rPr>
          <w:rFonts w:ascii="Times New Roman" w:eastAsia="Times New Roman" w:hAnsi="Times New Roman" w:cs="Times New Roman"/>
        </w:rPr>
        <w:t xml:space="preserve"> K. Sahinbas et al. (2022) Employee promotion is a critical decision that significantly impacts an organization. A well-designed promotion process can attract and retain top talent, enhance employee morale, and boost productivity. However, identifying the right employees for promotion can be challenging due to various factors like performance, experience, skills, and potential.</w:t>
      </w:r>
    </w:p>
    <w:p w14:paraId="75E8C8B4"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7E68A7F5"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Machine learning algorithms offer a promising solution to predict employee promotions with high accuracy. These algorithms learn from historical data, enabling them to identify the most predictive factors for promotion. By leveraging this information, organizations can pinpoint employees who are most likely to succeed in new roles.</w:t>
      </w:r>
    </w:p>
    <w:p w14:paraId="10006AE7"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7B11CDFF"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Several research studies have explored the use of machine learning algorithms for predicting employee promotions. Şahinbaş (2022) conducted a study in a large Turkish company, utilizing various machine learning algorithms. The results revealed that the Random Forest algorithm achieved the highest accuracy rate of 98%.</w:t>
      </w:r>
    </w:p>
    <w:p w14:paraId="7518A4AC"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4D725032"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Şahinbaş's (2022) study involved a dataset of 1,000 employees from a Turkish company. The dataset encompassed employee information such as ID, department, region, education, gender, recruitment channel, number of trainings, age, previous year rating, length of service, awards won, average training score, and promotion status.</w:t>
      </w:r>
    </w:p>
    <w:p w14:paraId="357B75CA"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5C62A83D"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data was divided into training and test sets, with the former used to train the machine learning algorithms and the latter used to evaluate their accuracy. The study incorporated the following machine learning algorithms for predicting employee promotions: logistic regression, support vector machine, random forest, decision tree, and naive Bayes.</w:t>
      </w:r>
    </w:p>
    <w:p w14:paraId="4FDD0E8A"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6E83B0ED"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study found that the Random Forest algorithm achieved the highest accuracy rate of 98%, while the support vector machine algorithm ranked second with an accuracy rate of 95%. The other algorithms displayed lower accuracy rates.</w:t>
      </w:r>
    </w:p>
    <w:p w14:paraId="4D276A69"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7C2A10C9" w14:textId="7D176653"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 xml:space="preserve">These findings suggest that machine learning algorithms can predict employee promotions with a high degree of accuracy. Although the Random Forest algorithm emerged as the most accurate in this </w:t>
      </w:r>
      <w:r w:rsidR="009217D3" w:rsidRPr="007002C3">
        <w:rPr>
          <w:rFonts w:ascii="Times New Roman" w:eastAsia="Times New Roman" w:hAnsi="Times New Roman" w:cs="Times New Roman"/>
        </w:rPr>
        <w:t>study</w:t>
      </w:r>
      <w:r w:rsidRPr="007002C3">
        <w:rPr>
          <w:rFonts w:ascii="Times New Roman" w:eastAsia="Times New Roman" w:hAnsi="Times New Roman" w:cs="Times New Roman"/>
        </w:rPr>
        <w:t>, alternative algorithms like the support vector machine can also yield accurate predictions.</w:t>
      </w:r>
    </w:p>
    <w:p w14:paraId="74D2FCA2"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5D32B861"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lastRenderedPageBreak/>
        <w:t>The use of machine learning algorithms for predicting employee promotions can assist organizations in making more informed promotion decisions. This, in turn, leads to a more effective promotion process that benefits both the organization and its employees.</w:t>
      </w:r>
    </w:p>
    <w:p w14:paraId="7DD83FDF"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74FD04B3" w14:textId="77777777" w:rsid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In summary, machine learning algorithms provide a powerful tool for accurately predicting employee promotions. These algorithms can help identify employees who are likely to excel in new roles. Leveraging machine learning in promotion decisions enables organizations to enhance the effectiveness of their promotion processes and make well-informed choices.</w:t>
      </w:r>
    </w:p>
    <w:p w14:paraId="241BAE9C" w14:textId="77777777" w:rsidR="007002C3" w:rsidRDefault="007002C3" w:rsidP="0076647C">
      <w:pPr>
        <w:tabs>
          <w:tab w:val="left" w:pos="915"/>
        </w:tabs>
        <w:spacing w:line="276" w:lineRule="auto"/>
        <w:rPr>
          <w:rFonts w:ascii="Times New Roman" w:eastAsia="Times New Roman" w:hAnsi="Times New Roman" w:cs="Times New Roman"/>
        </w:rPr>
      </w:pPr>
    </w:p>
    <w:p w14:paraId="51FFCB56" w14:textId="472CDF86" w:rsidR="007002C3" w:rsidRPr="007002C3" w:rsidRDefault="007002C3" w:rsidP="0076647C">
      <w:pPr>
        <w:pStyle w:val="ListParagraph"/>
        <w:numPr>
          <w:ilvl w:val="0"/>
          <w:numId w:val="18"/>
        </w:numPr>
        <w:tabs>
          <w:tab w:val="left" w:pos="915"/>
        </w:tabs>
        <w:spacing w:line="276" w:lineRule="auto"/>
        <w:rPr>
          <w:rFonts w:ascii="Times New Roman" w:eastAsia="Times New Roman" w:hAnsi="Times New Roman" w:cs="Times New Roman"/>
        </w:rPr>
      </w:pPr>
      <w:r w:rsidRPr="007002C3">
        <w:rPr>
          <w:rFonts w:ascii="Times New Roman" w:eastAsia="Times New Roman" w:hAnsi="Times New Roman" w:cs="Times New Roman"/>
        </w:rPr>
        <w:t xml:space="preserve">F A Alqahtani and A Almaleh et al (2022) uses classification algorithms to develop predictive models for predicting whether an employee is qualified for promotion or not and identifying the most important attributes that affect employee prediction. </w:t>
      </w:r>
    </w:p>
    <w:p w14:paraId="5D28861F"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76AE31F8"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research paper by Alqahtani and Almaleh uses a supervised machine learning approach to predict employee promotion. The authors used a random forest algorithm to train a model on a dataset of historical employee data. The dataset included information on employee performance, education, experience, and other factors. The model was then used to predict which employees were most likely to be promoted in the future.</w:t>
      </w:r>
    </w:p>
    <w:p w14:paraId="13BFE7B7"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44290B42"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authors found that the random forest algorithm was able to predict promotion with an accuracy of 92%. This suggests that machine learning can be a valuable tool for organizations that want to improve their promotion decision-making process.</w:t>
      </w:r>
    </w:p>
    <w:p w14:paraId="75A1AA28"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5609AFCC"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research paper by Alqahtani and Almaleh provides evidence that machine learning can be used to predict employee promotion. The authors found that the random forest algorithm was able to predict promotion with an accuracy of 92%. This suggests that machine learning can be a valuable tool for organizations that want to improve their promotion decision-making process.</w:t>
      </w:r>
    </w:p>
    <w:p w14:paraId="4CAA1B45"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p>
    <w:p w14:paraId="34E51111" w14:textId="77777777" w:rsidR="007002C3" w:rsidRPr="007002C3" w:rsidRDefault="007002C3" w:rsidP="0076647C">
      <w:pPr>
        <w:tabs>
          <w:tab w:val="left" w:pos="915"/>
        </w:tabs>
        <w:spacing w:line="276" w:lineRule="auto"/>
        <w:ind w:left="360"/>
        <w:rPr>
          <w:rFonts w:ascii="Times New Roman" w:eastAsia="Times New Roman" w:hAnsi="Times New Roman" w:cs="Times New Roman"/>
        </w:rPr>
      </w:pPr>
      <w:r w:rsidRPr="007002C3">
        <w:rPr>
          <w:rFonts w:ascii="Times New Roman" w:eastAsia="Times New Roman" w:hAnsi="Times New Roman" w:cs="Times New Roman"/>
        </w:rPr>
        <w:t>The authors of the research paper suggest that future research could focus on improving the accuracy of machine learning models for predicting employee promotion. They also suggest that future research could explore the use of machine learning to predict other employee-related outcomes, such as employee turnover and employee satisfaction.</w:t>
      </w:r>
    </w:p>
    <w:p w14:paraId="7E77A5C6" w14:textId="77777777" w:rsidR="00EB0D76" w:rsidRPr="00EB0D76" w:rsidRDefault="00EB0D76" w:rsidP="0076647C">
      <w:pPr>
        <w:tabs>
          <w:tab w:val="left" w:pos="915"/>
        </w:tabs>
        <w:spacing w:line="276" w:lineRule="auto"/>
        <w:rPr>
          <w:rFonts w:ascii="Times New Roman" w:eastAsia="Times New Roman" w:hAnsi="Times New Roman" w:cs="Times New Roman"/>
        </w:rPr>
      </w:pPr>
    </w:p>
    <w:p w14:paraId="6E46A72A" w14:textId="77777777" w:rsidR="00EB0D76" w:rsidRPr="00EB0D76" w:rsidRDefault="00EB0D76" w:rsidP="0076647C">
      <w:pPr>
        <w:pStyle w:val="ListParagraph"/>
        <w:numPr>
          <w:ilvl w:val="0"/>
          <w:numId w:val="18"/>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A study by Jiamin Liu conducted a data-driven analysis to explore the impact of organizational status on employee promotion decisions. This literature review provides an overview of the research methodology and key findings. Examining methodologies and results provides insight into the factors that influence employee promotions and the importance of organizational status in shaping these decisions.</w:t>
      </w:r>
    </w:p>
    <w:p w14:paraId="2606DE9E" w14:textId="769D2124" w:rsidR="00EB0D76" w:rsidRPr="00EB0D76" w:rsidRDefault="00EB0D76" w:rsidP="0076647C">
      <w:pPr>
        <w:pStyle w:val="ListParagraph"/>
        <w:tabs>
          <w:tab w:val="left" w:pos="2596"/>
        </w:tabs>
        <w:spacing w:line="276" w:lineRule="auto"/>
        <w:ind w:left="360"/>
        <w:rPr>
          <w:rFonts w:ascii="Times New Roman" w:eastAsia="Times New Roman" w:hAnsi="Times New Roman" w:cs="Times New Roman"/>
        </w:rPr>
      </w:pPr>
      <w:r>
        <w:rPr>
          <w:rFonts w:ascii="Times New Roman" w:eastAsia="Times New Roman" w:hAnsi="Times New Roman" w:cs="Times New Roman"/>
        </w:rPr>
        <w:tab/>
      </w:r>
    </w:p>
    <w:p w14:paraId="378A4F50" w14:textId="56B87A51"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r w:rsidRPr="00EB0D76">
        <w:rPr>
          <w:rFonts w:ascii="Times New Roman" w:eastAsia="Times New Roman" w:hAnsi="Times New Roman" w:cs="Times New Roman"/>
        </w:rPr>
        <w:lastRenderedPageBreak/>
        <w:t>Liu's research used large datasets containing employee data from multiple organizations across different industries and disciplines. Statistical techniques such as regression analysis and machine learning algorithms were used to analyze the data. In this study, variables such as performance appraisal, seniority, and educational background were adjusted to explore the relationship between organizational status and employee development outcomes.</w:t>
      </w:r>
    </w:p>
    <w:p w14:paraId="50117F90"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p>
    <w:p w14:paraId="4A578670"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r w:rsidRPr="00EB0D76">
        <w:rPr>
          <w:rFonts w:ascii="Times New Roman" w:eastAsia="Times New Roman" w:hAnsi="Times New Roman" w:cs="Times New Roman"/>
        </w:rPr>
        <w:t>Liu's analysis shows that position within an organization plays an important role in employee promotion decisions. Employees in senior positions in a company are significantly more likely to be promoted than those in lower positions. The study also found that performance ratings interacted with position within an organization, with employees with higher ratings being more likely to be promoted regardless of their position.</w:t>
      </w:r>
    </w:p>
    <w:p w14:paraId="1ACD4956"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p>
    <w:p w14:paraId="50832921"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r w:rsidRPr="00EB0D76">
        <w:rPr>
          <w:rFonts w:ascii="Times New Roman" w:eastAsia="Times New Roman" w:hAnsi="Times New Roman" w:cs="Times New Roman"/>
        </w:rPr>
        <w:t>Furthermore, it was found that years of service and educational background influence the relationship between position in the organization and promotion probability. Longer tenure and higher education have led to increased opportunities for promotion, especially for lower-level employees. In addition, the study highlighted industry-specific differences in the impact of organizational status on employee advancement, highlighting the impact of industry-specific factors.</w:t>
      </w:r>
    </w:p>
    <w:p w14:paraId="52CDBC5E"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p>
    <w:p w14:paraId="62387148" w14:textId="09845226" w:rsidR="00EB0D76" w:rsidRDefault="00EB0D76" w:rsidP="0076647C">
      <w:pPr>
        <w:pStyle w:val="ListParagraph"/>
        <w:tabs>
          <w:tab w:val="left" w:pos="915"/>
        </w:tabs>
        <w:spacing w:line="276" w:lineRule="auto"/>
        <w:ind w:left="360"/>
        <w:rPr>
          <w:rFonts w:ascii="Times New Roman" w:eastAsia="Times New Roman" w:hAnsi="Times New Roman" w:cs="Times New Roman"/>
        </w:rPr>
      </w:pPr>
      <w:r w:rsidRPr="00EB0D76">
        <w:rPr>
          <w:rFonts w:ascii="Times New Roman" w:eastAsia="Times New Roman" w:hAnsi="Times New Roman" w:cs="Times New Roman"/>
        </w:rPr>
        <w:t xml:space="preserve">Jiamin Liu's data-driven analysis provides valuable insight into the role of organizational status in talent development decisions. The study showed a positive correlation between high position within the company and potential for promotion, while also highlighting the mitigating effect of performance reviews. Furthermore, the results emphasize the intermediary role of tenure and educational attainment. These findings enhance our understanding of the factors that influence employee promotions and inform organizational promotion practices and policies. </w:t>
      </w:r>
    </w:p>
    <w:p w14:paraId="0E68506C" w14:textId="77777777" w:rsidR="00EB0D76" w:rsidRPr="00EB0D76" w:rsidRDefault="00EB0D76" w:rsidP="0076647C">
      <w:pPr>
        <w:pStyle w:val="ListParagraph"/>
        <w:tabs>
          <w:tab w:val="left" w:pos="915"/>
        </w:tabs>
        <w:spacing w:line="276" w:lineRule="auto"/>
        <w:ind w:left="360"/>
        <w:rPr>
          <w:rFonts w:ascii="Times New Roman" w:eastAsia="Times New Roman" w:hAnsi="Times New Roman" w:cs="Times New Roman"/>
        </w:rPr>
      </w:pPr>
    </w:p>
    <w:p w14:paraId="4BC71B5C" w14:textId="583E9372" w:rsidR="00701111" w:rsidRPr="00EB0D76" w:rsidRDefault="00000000" w:rsidP="0076647C">
      <w:pPr>
        <w:pStyle w:val="ListParagraph"/>
        <w:numPr>
          <w:ilvl w:val="0"/>
          <w:numId w:val="18"/>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The authors use two different classification techniques ANN and ANFIS for predicting employee turnover. While the application of ANN is limited, there is an advantage of using ANFIS as fuzzy logic allows for explicit knowledge through using the if-then rules. By using ANN and ANFIS, the fuzzy system can learn and understand the patterns from previously recorded datasets.</w:t>
      </w:r>
    </w:p>
    <w:p w14:paraId="0B30A667"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59A32850" w14:textId="77777777"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Author’s objective was to predict employee turnover in an organization using ANN and ANFIS, to see which does better from the dataset which they chose. The dataset was picked up from </w:t>
      </w:r>
      <w:r w:rsidR="00813A9D" w:rsidRPr="00BF2DFB">
        <w:rPr>
          <w:rFonts w:ascii="Times New Roman" w:eastAsia="Times New Roman" w:hAnsi="Times New Roman" w:cs="Times New Roman"/>
        </w:rPr>
        <w:t>Kaggle</w:t>
      </w:r>
      <w:r w:rsidRPr="00BF2DFB">
        <w:rPr>
          <w:rFonts w:ascii="Times New Roman" w:eastAsia="Times New Roman" w:hAnsi="Times New Roman" w:cs="Times New Roman"/>
        </w:rPr>
        <w:t xml:space="preserve"> and the size was around 5,000, which was then normalized to avoid any chance of overfitting. The author took 10 points for prediction. </w:t>
      </w:r>
    </w:p>
    <w:p w14:paraId="50D51301"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2A9AAEFE" w14:textId="77777777"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ANFIS method involved computing input data into clusters. Then, setting variables values of minimum, maximum, accepting ratio, rejecting ratio, and quash factor. Setting </w:t>
      </w:r>
      <w:r w:rsidRPr="00BF2DFB">
        <w:rPr>
          <w:rFonts w:ascii="Times New Roman" w:eastAsia="Times New Roman" w:hAnsi="Times New Roman" w:cs="Times New Roman"/>
        </w:rPr>
        <w:lastRenderedPageBreak/>
        <w:t xml:space="preserve">normal data value based on the minimum and maximum value. Authors then set the potential of each data value and the maximum potential of the data. The cluster </w:t>
      </w:r>
      <w:r w:rsidR="00813A9D" w:rsidRPr="00BF2DFB">
        <w:rPr>
          <w:rFonts w:ascii="Times New Roman" w:eastAsia="Times New Roman" w:hAnsi="Times New Roman" w:cs="Times New Roman"/>
        </w:rPr>
        <w:t>centre</w:t>
      </w:r>
      <w:r w:rsidRPr="00BF2DFB">
        <w:rPr>
          <w:rFonts w:ascii="Times New Roman" w:eastAsia="Times New Roman" w:hAnsi="Times New Roman" w:cs="Times New Roman"/>
        </w:rPr>
        <w:t xml:space="preserve"> was then identified and updates on the potential value corresponding to another data was made. Furthermore, they employed the real data within the model, set the cluster sigma, and the membership values were returned. </w:t>
      </w:r>
    </w:p>
    <w:p w14:paraId="7E60C1D0"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060B5094" w14:textId="77777777"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ANN method included assigning random weights to linkages. With the help of inputs and linkages, the NN output is determined. For the evaluation, the error is </w:t>
      </w:r>
      <w:r w:rsidR="00813A9D" w:rsidRPr="00BF2DFB">
        <w:rPr>
          <w:rFonts w:ascii="Times New Roman" w:eastAsia="Times New Roman" w:hAnsi="Times New Roman" w:cs="Times New Roman"/>
        </w:rPr>
        <w:t>calculated,</w:t>
      </w:r>
      <w:r w:rsidRPr="00BF2DFB">
        <w:rPr>
          <w:rFonts w:ascii="Times New Roman" w:eastAsia="Times New Roman" w:hAnsi="Times New Roman" w:cs="Times New Roman"/>
        </w:rPr>
        <w:t xml:space="preserve"> and weights are optimized using </w:t>
      </w:r>
      <w:r w:rsidR="005C56F6" w:rsidRPr="00BF2DFB">
        <w:rPr>
          <w:rFonts w:ascii="Times New Roman" w:eastAsia="Times New Roman" w:hAnsi="Times New Roman" w:cs="Times New Roman"/>
        </w:rPr>
        <w:t>various</w:t>
      </w:r>
      <w:r w:rsidRPr="00BF2DFB">
        <w:rPr>
          <w:rFonts w:ascii="Times New Roman" w:eastAsia="Times New Roman" w:hAnsi="Times New Roman" w:cs="Times New Roman"/>
        </w:rPr>
        <w:t xml:space="preserve"> algorithms, and this process is repeated until minimum error is recorded. </w:t>
      </w:r>
    </w:p>
    <w:p w14:paraId="6FE848DC"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6BB978C7" w14:textId="77777777"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evaluation metrics, used by the authors, were the MSE, MAE, and RMSE. For the ANN model the RMSE, MSE for training data was 0.10 and 0.01, respectively; whereas, for the ANFIS model the RMSE, MSE for training data was 0.4 and 0.23, respectively. Author’s conclusion was that the ANN model worked much better than the ANFIS model as it fit the output better for unseen data. </w:t>
      </w:r>
    </w:p>
    <w:p w14:paraId="5D56AFCC" w14:textId="77777777" w:rsidR="00701111" w:rsidRPr="00BF2DFB" w:rsidRDefault="00701111" w:rsidP="0076647C">
      <w:pPr>
        <w:tabs>
          <w:tab w:val="left" w:pos="915"/>
        </w:tabs>
        <w:spacing w:line="276" w:lineRule="auto"/>
        <w:rPr>
          <w:rFonts w:ascii="Times New Roman" w:eastAsia="Times New Roman" w:hAnsi="Times New Roman" w:cs="Times New Roman"/>
        </w:rPr>
      </w:pPr>
    </w:p>
    <w:p w14:paraId="4FA1685B" w14:textId="48E1E29D" w:rsidR="00701111" w:rsidRPr="00EB0D76" w:rsidRDefault="00000000" w:rsidP="0076647C">
      <w:pPr>
        <w:pStyle w:val="ListParagraph"/>
        <w:numPr>
          <w:ilvl w:val="0"/>
          <w:numId w:val="18"/>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Authors proposed a ML framework to predict the retention rate of employees for an organization using a dataset. The authors used the DT, ensemble with boosted tree, KNN, and SVM. The human brain cannot handle large data and complexity of the data since the computations are very tough, thus analysis of ML algorithms must be implemented. </w:t>
      </w:r>
    </w:p>
    <w:p w14:paraId="2A73D4D2"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15CB74E7" w14:textId="77777777"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Making a HR based on ML model and predicting employee retention are the objectives of this paper. HR is like a store house of the </w:t>
      </w:r>
      <w:r w:rsidR="00813A9D" w:rsidRPr="00BF2DFB">
        <w:rPr>
          <w:rFonts w:ascii="Times New Roman" w:eastAsia="Times New Roman" w:hAnsi="Times New Roman" w:cs="Times New Roman"/>
        </w:rPr>
        <w:t>data,</w:t>
      </w:r>
      <w:r w:rsidRPr="00BF2DFB">
        <w:rPr>
          <w:rFonts w:ascii="Times New Roman" w:eastAsia="Times New Roman" w:hAnsi="Times New Roman" w:cs="Times New Roman"/>
        </w:rPr>
        <w:t xml:space="preserve"> but the managers don’t have the capabilities to do an in-depth analysis of that data. This paper implements the state-of-the-art classifiers to design best models for this prediction based on several parameters and the dataset. </w:t>
      </w:r>
    </w:p>
    <w:p w14:paraId="61B6D2B4"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19434C33" w14:textId="3950897A" w:rsidR="00701111" w:rsidRPr="00BF2DFB" w:rsidRDefault="00000000"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Firstly, a dataset is </w:t>
      </w:r>
      <w:r w:rsidR="00813A9D" w:rsidRPr="00BF2DFB">
        <w:rPr>
          <w:rFonts w:ascii="Times New Roman" w:eastAsia="Times New Roman" w:hAnsi="Times New Roman" w:cs="Times New Roman"/>
        </w:rPr>
        <w:t>collected,</w:t>
      </w:r>
      <w:r w:rsidRPr="00BF2DFB">
        <w:rPr>
          <w:rFonts w:ascii="Times New Roman" w:eastAsia="Times New Roman" w:hAnsi="Times New Roman" w:cs="Times New Roman"/>
        </w:rPr>
        <w:t xml:space="preserve"> and the acquired dataset must contain past observations of different departments within a company. Next, </w:t>
      </w:r>
      <w:r w:rsidR="00813A9D" w:rsidRPr="00BF2DFB">
        <w:rPr>
          <w:rFonts w:ascii="Times New Roman" w:eastAsia="Times New Roman" w:hAnsi="Times New Roman" w:cs="Times New Roman"/>
        </w:rPr>
        <w:t>pre-processing</w:t>
      </w:r>
      <w:r w:rsidRPr="00BF2DFB">
        <w:rPr>
          <w:rFonts w:ascii="Times New Roman" w:eastAsia="Times New Roman" w:hAnsi="Times New Roman" w:cs="Times New Roman"/>
        </w:rPr>
        <w:t xml:space="preserve"> data is done by the authors because cleaning the data </w:t>
      </w:r>
      <w:r w:rsidR="005C56F6" w:rsidRPr="00BF2DFB">
        <w:rPr>
          <w:rFonts w:ascii="Times New Roman" w:eastAsia="Times New Roman" w:hAnsi="Times New Roman" w:cs="Times New Roman"/>
        </w:rPr>
        <w:t>to</w:t>
      </w:r>
      <w:r w:rsidRPr="00BF2DFB">
        <w:rPr>
          <w:rFonts w:ascii="Times New Roman" w:eastAsia="Times New Roman" w:hAnsi="Times New Roman" w:cs="Times New Roman"/>
        </w:rPr>
        <w:t xml:space="preserve"> reduce the dimensionality and the training time is vital. Analysis of the data is conducted to detect the most important features and trends within the dataset. </w:t>
      </w:r>
      <w:r w:rsidR="005C56F6" w:rsidRPr="00BF2DFB">
        <w:rPr>
          <w:rFonts w:ascii="Times New Roman" w:eastAsia="Times New Roman" w:hAnsi="Times New Roman" w:cs="Times New Roman"/>
        </w:rPr>
        <w:t>Various</w:t>
      </w:r>
      <w:r w:rsidRPr="00BF2DFB">
        <w:rPr>
          <w:rFonts w:ascii="Times New Roman" w:eastAsia="Times New Roman" w:hAnsi="Times New Roman" w:cs="Times New Roman"/>
        </w:rPr>
        <w:t xml:space="preserve"> ML models such as DT, SVM, KNN, etc are applied to the data for training and testing scenarios. Then, the best model is chosen in terms of accuracy to develop a predictable solution. </w:t>
      </w:r>
    </w:p>
    <w:p w14:paraId="5B5FB323"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Employee performance measures are as important as they contribute to the commitments of employees within a company. Artificial Intelligence has proven to be helpful as it ensures transparency during the performance evaluation process. </w:t>
      </w:r>
    </w:p>
    <w:p w14:paraId="0168391C"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16639029"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Authors first checked the correlation between independent variables to make sure there is no multicollinearity. They found out that there is a correlation between age and length of service </w:t>
      </w:r>
      <w:r w:rsidRPr="00BF2DFB">
        <w:rPr>
          <w:rFonts w:ascii="Times New Roman" w:eastAsia="Times New Roman" w:hAnsi="Times New Roman" w:cs="Times New Roman"/>
        </w:rPr>
        <w:lastRenderedPageBreak/>
        <w:t xml:space="preserve">which was approximately 66%. Then, authors pre-processed the data to ensure that only the relevant features were fed into the model. Authors performed cleaning of the data using SMOTE, as it solved the problem of data imbalances. The irrelevant variables, employee ID and region were removed because it didn’t have any role in analysing and predicting the target variables that the authors were trying to predict. </w:t>
      </w:r>
    </w:p>
    <w:p w14:paraId="049E3616"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448DAA05"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authors used a train-test split of 80-20. There are several different models that they tested to check if it was the best model, they were: KNN, LR, DT, RF, SVM, AB, and GB. Authors, then portrayed some charts and concluded that gender and awards won are the most important features that help in predicting employee promotion. </w:t>
      </w:r>
    </w:p>
    <w:p w14:paraId="09C0509B"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31E110BE"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evaluation metrics used by the authors are the ROC, AC, and F1S. The AC of KNN, RF, LR, SVM, DT, AB, and GB were 0.89, 0.88, 0.69, 0.89, 0.89, 0.91, and 0.93, respectively. The ROC curve was 0.62, 0.54, 0.55, 0.66, 0.65, 0.64, and 0.67, respectively. The F1S was 0.89, 0.88, 0.76, 0.89, 0.89, 0.90, 0.92, respectively. </w:t>
      </w:r>
    </w:p>
    <w:p w14:paraId="224C18F9"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5C66DB07" w14:textId="77777777" w:rsidR="00701111"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authors could complete their objective of developing a supervised ML model to determine promotions. HR data from MNCs were taken to predict the promotion of an employee within an organization. The results from their study indicate that there is no bias and the features recruitment did not play any role during promotion, only previous year’s ratings was the most important factor. Certain improvements that they listed were to use a larger dataset, as their dataset was very limited. If there was more data, it would lead to more optimized solutions. </w:t>
      </w:r>
    </w:p>
    <w:p w14:paraId="32A66803" w14:textId="77777777" w:rsidR="00EB0D76" w:rsidRPr="00BF2DFB" w:rsidRDefault="00EB0D76" w:rsidP="0076647C">
      <w:pPr>
        <w:tabs>
          <w:tab w:val="left" w:pos="915"/>
        </w:tabs>
        <w:spacing w:line="276" w:lineRule="auto"/>
        <w:ind w:left="360"/>
        <w:rPr>
          <w:rFonts w:ascii="Times New Roman" w:eastAsia="Times New Roman" w:hAnsi="Times New Roman" w:cs="Times New Roman"/>
        </w:rPr>
      </w:pPr>
    </w:p>
    <w:p w14:paraId="70ED7BD3" w14:textId="2485D259" w:rsidR="00701111" w:rsidRPr="00EB0D76" w:rsidRDefault="00701111" w:rsidP="0076647C">
      <w:pPr>
        <w:pStyle w:val="ListParagraph"/>
        <w:numPr>
          <w:ilvl w:val="0"/>
          <w:numId w:val="18"/>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Authors use various ML techniques to predict the employee attrition and find out the most important features that lead employees to leave companies. Prediction analysis techniques are used on HR data, then data is cleaned and pre-processed to reduce dimensionality and computation time. </w:t>
      </w:r>
    </w:p>
    <w:p w14:paraId="61B43726" w14:textId="77777777" w:rsidR="00701111" w:rsidRPr="00BF2DFB" w:rsidRDefault="00701111" w:rsidP="0076647C">
      <w:pPr>
        <w:tabs>
          <w:tab w:val="left" w:pos="915"/>
        </w:tabs>
        <w:spacing w:line="276" w:lineRule="auto"/>
        <w:rPr>
          <w:rFonts w:ascii="Times New Roman" w:eastAsia="Times New Roman" w:hAnsi="Times New Roman" w:cs="Times New Roman"/>
        </w:rPr>
      </w:pPr>
    </w:p>
    <w:p w14:paraId="59B4A36A"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The dataset was used through Kaggle which contained more than 14,00 records and all 10 features were related to the employee attrition problem. The authors used many different ML techniques such as SVM, DT, RF to predict employee attrition. </w:t>
      </w:r>
    </w:p>
    <w:p w14:paraId="01EE07F5"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23B3EB71"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Modelling involved ML techniques that were used in experimentation and was based on ANN, DT, NB, LR, and SVM. The authors tested the different models for all the departments within a company such as the sales, technical, support, and the IT sector. </w:t>
      </w:r>
    </w:p>
    <w:p w14:paraId="485C12B0"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0F45C31B"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For the sales department, DT algorithm was best suited with 95% PR, 98% RC, and 97% F1S. RF model had the best evaluation metrics for the technical department with 97% PR, 97% RC, and 97% F1S. Similarly, the RF algorithm had the best performance in the support </w:t>
      </w:r>
      <w:r w:rsidRPr="00BF2DFB">
        <w:rPr>
          <w:rFonts w:ascii="Times New Roman" w:eastAsia="Times New Roman" w:hAnsi="Times New Roman" w:cs="Times New Roman"/>
        </w:rPr>
        <w:lastRenderedPageBreak/>
        <w:t xml:space="preserve">department with 98% PR, 97% RC, and 98% F1S. Moreover, the IT sector, too, had RF as its highest performing model with 99% PR, 98% RC, and 99% F1S. </w:t>
      </w:r>
    </w:p>
    <w:p w14:paraId="025A9C22"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p>
    <w:p w14:paraId="6924761A" w14:textId="77777777" w:rsidR="00701111" w:rsidRPr="00BF2DFB" w:rsidRDefault="00701111" w:rsidP="0076647C">
      <w:pPr>
        <w:tabs>
          <w:tab w:val="left" w:pos="915"/>
        </w:tabs>
        <w:spacing w:line="276" w:lineRule="auto"/>
        <w:ind w:left="360"/>
        <w:rPr>
          <w:rFonts w:ascii="Times New Roman" w:eastAsia="Times New Roman" w:hAnsi="Times New Roman" w:cs="Times New Roman"/>
        </w:rPr>
      </w:pPr>
      <w:r w:rsidRPr="00BF2DFB">
        <w:rPr>
          <w:rFonts w:ascii="Times New Roman" w:eastAsia="Times New Roman" w:hAnsi="Times New Roman" w:cs="Times New Roman"/>
        </w:rPr>
        <w:t xml:space="preserve">All in all, the prediction for employee attrition allows organizations to identify whether the employee is going to exit the organization or not. Through the results, the authors concluded that the best model to predict employee attrition is the RF algorithm. </w:t>
      </w:r>
    </w:p>
    <w:p w14:paraId="5532E3D1" w14:textId="4CD47660" w:rsidR="00627CA4" w:rsidRPr="00BF2DFB" w:rsidRDefault="00627CA4" w:rsidP="0076647C">
      <w:pPr>
        <w:tabs>
          <w:tab w:val="left" w:pos="915"/>
        </w:tabs>
        <w:spacing w:line="276" w:lineRule="auto"/>
        <w:rPr>
          <w:rFonts w:ascii="Times New Roman" w:eastAsia="Times New Roman" w:hAnsi="Times New Roman" w:cs="Times New Roman"/>
          <w:b/>
          <w:bCs/>
        </w:rPr>
      </w:pPr>
    </w:p>
    <w:p w14:paraId="5263758C" w14:textId="77777777" w:rsidR="00305BFA" w:rsidRPr="00BF2DFB" w:rsidRDefault="00305BFA" w:rsidP="0076647C">
      <w:pPr>
        <w:tabs>
          <w:tab w:val="left" w:pos="915"/>
        </w:tabs>
        <w:spacing w:line="276" w:lineRule="auto"/>
        <w:rPr>
          <w:rFonts w:ascii="Times New Roman" w:eastAsia="Times New Roman" w:hAnsi="Times New Roman" w:cs="Times New Roman"/>
          <w:b/>
          <w:u w:val="single"/>
        </w:rPr>
      </w:pPr>
    </w:p>
    <w:p w14:paraId="33B3700B" w14:textId="4F03311F" w:rsidR="00627CA4" w:rsidRPr="00BF2DFB" w:rsidRDefault="00305BFA" w:rsidP="00CA423B">
      <w:pPr>
        <w:pStyle w:val="ListParagraph"/>
        <w:numPr>
          <w:ilvl w:val="1"/>
          <w:numId w:val="20"/>
        </w:numPr>
        <w:tabs>
          <w:tab w:val="left" w:pos="915"/>
        </w:tabs>
        <w:spacing w:line="276" w:lineRule="auto"/>
        <w:rPr>
          <w:rFonts w:ascii="Times New Roman" w:eastAsia="Times New Roman" w:hAnsi="Times New Roman" w:cs="Times New Roman"/>
          <w:b/>
          <w:u w:val="single"/>
        </w:rPr>
      </w:pPr>
      <w:r w:rsidRPr="00BF2DFB">
        <w:rPr>
          <w:rFonts w:ascii="Times New Roman" w:eastAsia="Times New Roman" w:hAnsi="Times New Roman" w:cs="Times New Roman"/>
          <w:b/>
        </w:rPr>
        <w:t xml:space="preserve"> Conclusion of Literature Review</w:t>
      </w:r>
    </w:p>
    <w:p w14:paraId="30023B0A" w14:textId="77777777" w:rsidR="00565877" w:rsidRPr="00BF2DFB" w:rsidRDefault="00565877" w:rsidP="0076647C">
      <w:pPr>
        <w:tabs>
          <w:tab w:val="left" w:pos="915"/>
        </w:tabs>
        <w:spacing w:line="276" w:lineRule="auto"/>
        <w:rPr>
          <w:rFonts w:ascii="Times New Roman" w:eastAsia="Times New Roman" w:hAnsi="Times New Roman" w:cs="Times New Roman"/>
        </w:rPr>
      </w:pPr>
      <w:bookmarkStart w:id="3" w:name="_Hlk135564167"/>
    </w:p>
    <w:p w14:paraId="3490A9A5" w14:textId="45999552" w:rsidR="00565877" w:rsidRPr="00BF2DFB" w:rsidRDefault="00565877"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In conclusion, these research papers use machine learning methods to predict employee turnover, employee retention and employee development in organizations Authors Artificial Neural Network (ANN), Adaptive Neuro-Fuzzy Inference System (ANFIS).), Decision Trees (DT) are used to develop predictive models), support vector machines (SVM), and apply various algorithms such as ensemble methods etc. </w:t>
      </w:r>
    </w:p>
    <w:p w14:paraId="7C32D81C" w14:textId="77777777" w:rsidR="00565877" w:rsidRPr="00BF2DFB" w:rsidRDefault="00565877" w:rsidP="0076647C">
      <w:pPr>
        <w:tabs>
          <w:tab w:val="left" w:pos="915"/>
        </w:tabs>
        <w:spacing w:line="276" w:lineRule="auto"/>
        <w:rPr>
          <w:rFonts w:ascii="Times New Roman" w:eastAsia="Times New Roman" w:hAnsi="Times New Roman" w:cs="Times New Roman"/>
        </w:rPr>
      </w:pPr>
    </w:p>
    <w:p w14:paraId="023333AE" w14:textId="430DD0D0" w:rsidR="00627CA4" w:rsidRDefault="00565877"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The data are pre-processed to ensure quality and reduce dimensionality so, are mean squared error (MSE), root mean squared error (RMSE), accuracy (AC)., curves that evaluate the performance of models using metrics such as receiver operating characteristic (ROC), and F1 score (F1S). The findings show that ANN and DT models perform well in predicting employee turnover and retention, while gender and wage income are important factors in forcing employee promotion of the prophecy. This study provides valuable insights and tools for HR managers and employers to make data-driven decisions in optimizing their employees.</w:t>
      </w:r>
      <w:bookmarkEnd w:id="3"/>
    </w:p>
    <w:p w14:paraId="47150CD8" w14:textId="77777777" w:rsidR="00936261" w:rsidRDefault="00936261" w:rsidP="0076647C">
      <w:pPr>
        <w:tabs>
          <w:tab w:val="left" w:pos="915"/>
        </w:tabs>
        <w:spacing w:line="276" w:lineRule="auto"/>
        <w:rPr>
          <w:rFonts w:ascii="Times New Roman" w:eastAsia="Times New Roman" w:hAnsi="Times New Roman" w:cs="Times New Roman"/>
        </w:rPr>
      </w:pPr>
    </w:p>
    <w:p w14:paraId="5E789BAE" w14:textId="77777777" w:rsidR="00D12565" w:rsidRDefault="00D12565" w:rsidP="0076647C">
      <w:pPr>
        <w:tabs>
          <w:tab w:val="left" w:pos="915"/>
        </w:tabs>
        <w:spacing w:line="276" w:lineRule="auto"/>
        <w:rPr>
          <w:rFonts w:ascii="Times New Roman" w:eastAsia="Times New Roman" w:hAnsi="Times New Roman" w:cs="Times New Roman"/>
        </w:rPr>
      </w:pPr>
    </w:p>
    <w:p w14:paraId="1E672F08" w14:textId="77777777" w:rsidR="00D12565" w:rsidRDefault="00D12565" w:rsidP="0076647C">
      <w:pPr>
        <w:tabs>
          <w:tab w:val="left" w:pos="915"/>
        </w:tabs>
        <w:spacing w:line="276" w:lineRule="auto"/>
        <w:rPr>
          <w:rFonts w:ascii="Times New Roman" w:eastAsia="Times New Roman" w:hAnsi="Times New Roman" w:cs="Times New Roman"/>
        </w:rPr>
      </w:pPr>
    </w:p>
    <w:p w14:paraId="1E95642C" w14:textId="77777777" w:rsidR="00D12565" w:rsidRDefault="00D12565" w:rsidP="0076647C">
      <w:pPr>
        <w:tabs>
          <w:tab w:val="left" w:pos="915"/>
        </w:tabs>
        <w:spacing w:line="276" w:lineRule="auto"/>
        <w:rPr>
          <w:rFonts w:ascii="Times New Roman" w:eastAsia="Times New Roman" w:hAnsi="Times New Roman" w:cs="Times New Roman"/>
        </w:rPr>
      </w:pPr>
    </w:p>
    <w:p w14:paraId="381D46A5" w14:textId="77777777" w:rsidR="00D12565" w:rsidRDefault="00D12565" w:rsidP="0076647C">
      <w:pPr>
        <w:tabs>
          <w:tab w:val="left" w:pos="915"/>
        </w:tabs>
        <w:spacing w:line="276" w:lineRule="auto"/>
        <w:rPr>
          <w:rFonts w:ascii="Times New Roman" w:eastAsia="Times New Roman" w:hAnsi="Times New Roman" w:cs="Times New Roman"/>
        </w:rPr>
      </w:pPr>
    </w:p>
    <w:p w14:paraId="6ECF0409" w14:textId="77777777" w:rsidR="00D12565" w:rsidRDefault="00D12565" w:rsidP="0076647C">
      <w:pPr>
        <w:tabs>
          <w:tab w:val="left" w:pos="915"/>
        </w:tabs>
        <w:spacing w:line="276" w:lineRule="auto"/>
        <w:rPr>
          <w:rFonts w:ascii="Times New Roman" w:eastAsia="Times New Roman" w:hAnsi="Times New Roman" w:cs="Times New Roman"/>
        </w:rPr>
      </w:pPr>
    </w:p>
    <w:p w14:paraId="6217F791" w14:textId="77777777" w:rsidR="00D12565" w:rsidRDefault="00D12565" w:rsidP="0076647C">
      <w:pPr>
        <w:tabs>
          <w:tab w:val="left" w:pos="915"/>
        </w:tabs>
        <w:spacing w:line="276" w:lineRule="auto"/>
        <w:rPr>
          <w:rFonts w:ascii="Times New Roman" w:eastAsia="Times New Roman" w:hAnsi="Times New Roman" w:cs="Times New Roman"/>
        </w:rPr>
      </w:pPr>
    </w:p>
    <w:p w14:paraId="18F0DFD3" w14:textId="77777777" w:rsidR="00D12565" w:rsidRDefault="00D12565" w:rsidP="0076647C">
      <w:pPr>
        <w:tabs>
          <w:tab w:val="left" w:pos="915"/>
        </w:tabs>
        <w:spacing w:line="276" w:lineRule="auto"/>
        <w:rPr>
          <w:rFonts w:ascii="Times New Roman" w:eastAsia="Times New Roman" w:hAnsi="Times New Roman" w:cs="Times New Roman"/>
        </w:rPr>
      </w:pPr>
    </w:p>
    <w:p w14:paraId="5B21ED40" w14:textId="77777777" w:rsidR="00D12565" w:rsidRDefault="00D12565" w:rsidP="0076647C">
      <w:pPr>
        <w:tabs>
          <w:tab w:val="left" w:pos="915"/>
        </w:tabs>
        <w:spacing w:line="276" w:lineRule="auto"/>
        <w:rPr>
          <w:rFonts w:ascii="Times New Roman" w:eastAsia="Times New Roman" w:hAnsi="Times New Roman" w:cs="Times New Roman"/>
        </w:rPr>
      </w:pPr>
    </w:p>
    <w:p w14:paraId="36BE41D1" w14:textId="77777777" w:rsidR="00D12565" w:rsidRDefault="00D12565" w:rsidP="0076647C">
      <w:pPr>
        <w:tabs>
          <w:tab w:val="left" w:pos="915"/>
        </w:tabs>
        <w:spacing w:line="276" w:lineRule="auto"/>
        <w:rPr>
          <w:rFonts w:ascii="Times New Roman" w:eastAsia="Times New Roman" w:hAnsi="Times New Roman" w:cs="Times New Roman"/>
        </w:rPr>
      </w:pPr>
    </w:p>
    <w:p w14:paraId="78719ED2" w14:textId="77777777" w:rsidR="00D12565" w:rsidRDefault="00D12565" w:rsidP="0076647C">
      <w:pPr>
        <w:tabs>
          <w:tab w:val="left" w:pos="915"/>
        </w:tabs>
        <w:spacing w:line="276" w:lineRule="auto"/>
        <w:rPr>
          <w:rFonts w:ascii="Times New Roman" w:eastAsia="Times New Roman" w:hAnsi="Times New Roman" w:cs="Times New Roman"/>
        </w:rPr>
      </w:pPr>
    </w:p>
    <w:p w14:paraId="688ADE2C" w14:textId="77777777" w:rsidR="00D12565" w:rsidRDefault="00D12565" w:rsidP="0076647C">
      <w:pPr>
        <w:tabs>
          <w:tab w:val="left" w:pos="915"/>
        </w:tabs>
        <w:spacing w:line="276" w:lineRule="auto"/>
        <w:rPr>
          <w:rFonts w:ascii="Times New Roman" w:eastAsia="Times New Roman" w:hAnsi="Times New Roman" w:cs="Times New Roman"/>
        </w:rPr>
      </w:pPr>
    </w:p>
    <w:p w14:paraId="16E726A8" w14:textId="77777777" w:rsidR="00D12565" w:rsidRDefault="00D12565" w:rsidP="0076647C">
      <w:pPr>
        <w:tabs>
          <w:tab w:val="left" w:pos="915"/>
        </w:tabs>
        <w:spacing w:line="276" w:lineRule="auto"/>
        <w:rPr>
          <w:rFonts w:ascii="Times New Roman" w:eastAsia="Times New Roman" w:hAnsi="Times New Roman" w:cs="Times New Roman"/>
        </w:rPr>
      </w:pPr>
    </w:p>
    <w:p w14:paraId="135FE665" w14:textId="77777777" w:rsidR="00D12565" w:rsidRDefault="00D12565" w:rsidP="0076647C">
      <w:pPr>
        <w:tabs>
          <w:tab w:val="left" w:pos="915"/>
        </w:tabs>
        <w:spacing w:line="276" w:lineRule="auto"/>
        <w:rPr>
          <w:rFonts w:ascii="Times New Roman" w:eastAsia="Times New Roman" w:hAnsi="Times New Roman" w:cs="Times New Roman"/>
        </w:rPr>
      </w:pPr>
    </w:p>
    <w:p w14:paraId="3269BEAA" w14:textId="77777777" w:rsidR="00D12565" w:rsidRDefault="00D12565" w:rsidP="0076647C">
      <w:pPr>
        <w:tabs>
          <w:tab w:val="left" w:pos="915"/>
        </w:tabs>
        <w:spacing w:line="276" w:lineRule="auto"/>
        <w:rPr>
          <w:rFonts w:ascii="Times New Roman" w:eastAsia="Times New Roman" w:hAnsi="Times New Roman" w:cs="Times New Roman"/>
        </w:rPr>
      </w:pPr>
    </w:p>
    <w:p w14:paraId="1151ECE3" w14:textId="77777777" w:rsidR="00D12565" w:rsidRDefault="00D12565" w:rsidP="0076647C">
      <w:pPr>
        <w:tabs>
          <w:tab w:val="left" w:pos="915"/>
        </w:tabs>
        <w:spacing w:line="276" w:lineRule="auto"/>
        <w:rPr>
          <w:rFonts w:ascii="Times New Roman" w:eastAsia="Times New Roman" w:hAnsi="Times New Roman" w:cs="Times New Roman"/>
        </w:rPr>
      </w:pPr>
    </w:p>
    <w:p w14:paraId="121B5F26" w14:textId="77777777" w:rsidR="00D12565" w:rsidRPr="00936261" w:rsidRDefault="00D12565" w:rsidP="0076647C">
      <w:pPr>
        <w:tabs>
          <w:tab w:val="left" w:pos="915"/>
        </w:tabs>
        <w:spacing w:line="276" w:lineRule="auto"/>
        <w:rPr>
          <w:rFonts w:ascii="Times New Roman" w:eastAsia="Times New Roman" w:hAnsi="Times New Roman" w:cs="Times New Roman"/>
        </w:rPr>
      </w:pPr>
    </w:p>
    <w:p w14:paraId="2E8D60E6" w14:textId="01763D13" w:rsidR="00936261" w:rsidRPr="00936261" w:rsidRDefault="00936261" w:rsidP="00CA423B">
      <w:pPr>
        <w:pStyle w:val="ListParagraph"/>
        <w:numPr>
          <w:ilvl w:val="0"/>
          <w:numId w:val="20"/>
        </w:numPr>
        <w:spacing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w:t>
      </w:r>
      <w:r w:rsidRPr="00936261">
        <w:rPr>
          <w:rFonts w:ascii="Times New Roman" w:eastAsia="Times New Roman" w:hAnsi="Times New Roman" w:cs="Times New Roman"/>
          <w:b/>
          <w:sz w:val="32"/>
          <w:szCs w:val="32"/>
          <w:u w:val="single"/>
        </w:rPr>
        <w:t>xploratory Data Analysis</w:t>
      </w:r>
    </w:p>
    <w:p w14:paraId="69149E86" w14:textId="34848399" w:rsidR="00627CA4" w:rsidRPr="00936261" w:rsidRDefault="00627CA4" w:rsidP="0076647C">
      <w:pPr>
        <w:tabs>
          <w:tab w:val="left" w:pos="915"/>
        </w:tabs>
        <w:spacing w:line="276" w:lineRule="auto"/>
        <w:rPr>
          <w:rFonts w:ascii="Times New Roman" w:eastAsia="Times New Roman" w:hAnsi="Times New Roman" w:cs="Times New Roman"/>
        </w:rPr>
      </w:pPr>
    </w:p>
    <w:p w14:paraId="57125903" w14:textId="38BF68D6" w:rsidR="00627CA4" w:rsidRPr="00BF2DFB" w:rsidRDefault="00000000" w:rsidP="00CA423B">
      <w:pPr>
        <w:pStyle w:val="ListParagraph"/>
        <w:numPr>
          <w:ilvl w:val="1"/>
          <w:numId w:val="20"/>
        </w:numPr>
        <w:tabs>
          <w:tab w:val="left" w:pos="915"/>
        </w:tabs>
        <w:spacing w:line="276" w:lineRule="auto"/>
        <w:rPr>
          <w:rFonts w:ascii="Times New Roman" w:eastAsia="Times New Roman" w:hAnsi="Times New Roman" w:cs="Times New Roman"/>
          <w:b/>
        </w:rPr>
      </w:pPr>
      <w:r w:rsidRPr="00BF2DFB">
        <w:rPr>
          <w:rFonts w:ascii="Times New Roman" w:eastAsia="Times New Roman" w:hAnsi="Times New Roman" w:cs="Times New Roman"/>
          <w:b/>
        </w:rPr>
        <w:t xml:space="preserve"> </w:t>
      </w:r>
      <w:r w:rsidR="00747B1B" w:rsidRPr="00BF2DFB">
        <w:rPr>
          <w:rFonts w:ascii="Times New Roman" w:eastAsia="Times New Roman" w:hAnsi="Times New Roman" w:cs="Times New Roman"/>
          <w:b/>
        </w:rPr>
        <w:t>HR Analytics Employee Promotion Dataset</w:t>
      </w:r>
    </w:p>
    <w:p w14:paraId="75EDBC3A"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50B0D08B" w14:textId="77777777" w:rsidR="00FB4321" w:rsidRDefault="00B04AEA"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This is a fictional data set </w:t>
      </w:r>
      <w:r w:rsidR="00860E1B" w:rsidRPr="00BF2DFB">
        <w:rPr>
          <w:rFonts w:ascii="Times New Roman" w:eastAsia="Times New Roman" w:hAnsi="Times New Roman" w:cs="Times New Roman"/>
        </w:rPr>
        <w:t xml:space="preserve">having to dataset files train.csv and test.csv. For this project I am combining the original training and testing sets into a single data frame. This is commonly done during pre-processing and allows for consistent application of techniques such as imputation of missing values or feature engineering on the entire dataset. However, it is important to note that the united data frame should be split back into separate training and testing sets before training the ML model and making predictions. </w:t>
      </w:r>
    </w:p>
    <w:p w14:paraId="7C838006" w14:textId="77777777" w:rsidR="00936261" w:rsidRPr="00BF2DFB" w:rsidRDefault="00936261" w:rsidP="0076647C">
      <w:pPr>
        <w:tabs>
          <w:tab w:val="left" w:pos="915"/>
        </w:tabs>
        <w:spacing w:line="276" w:lineRule="auto"/>
        <w:rPr>
          <w:rFonts w:ascii="Times New Roman" w:eastAsia="Times New Roman" w:hAnsi="Times New Roman" w:cs="Times New Roman"/>
        </w:rPr>
      </w:pPr>
    </w:p>
    <w:p w14:paraId="283C3CC2" w14:textId="344713FB" w:rsidR="0047544B" w:rsidRPr="00BF2DFB" w:rsidRDefault="00FB4321"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The test and train data share identical columns with the exception of </w:t>
      </w:r>
      <w:r w:rsidR="00370B45" w:rsidRPr="00BF2DFB">
        <w:rPr>
          <w:rFonts w:ascii="Times New Roman" w:eastAsia="Times New Roman" w:hAnsi="Times New Roman" w:cs="Times New Roman"/>
        </w:rPr>
        <w:t>"</w:t>
      </w:r>
      <w:r w:rsidRPr="00BF2DFB">
        <w:rPr>
          <w:rFonts w:ascii="Times New Roman" w:eastAsia="Times New Roman" w:hAnsi="Times New Roman" w:cs="Times New Roman"/>
        </w:rPr>
        <w:t>is_promoted</w:t>
      </w:r>
      <w:r w:rsidR="00370B45" w:rsidRPr="00BF2DFB">
        <w:rPr>
          <w:rFonts w:ascii="Times New Roman" w:eastAsia="Times New Roman" w:hAnsi="Times New Roman" w:cs="Times New Roman"/>
        </w:rPr>
        <w:t>"</w:t>
      </w:r>
      <w:r w:rsidRPr="00BF2DFB">
        <w:rPr>
          <w:rFonts w:ascii="Times New Roman" w:eastAsia="Times New Roman" w:hAnsi="Times New Roman" w:cs="Times New Roman"/>
        </w:rPr>
        <w:t>, which is absent in the test data.</w:t>
      </w:r>
      <w:r w:rsidR="0077660F" w:rsidRPr="00BF2DFB">
        <w:rPr>
          <w:rFonts w:ascii="Times New Roman" w:eastAsia="Times New Roman" w:hAnsi="Times New Roman" w:cs="Times New Roman"/>
        </w:rPr>
        <w:t xml:space="preserve"> </w:t>
      </w:r>
      <w:r w:rsidR="00860E1B" w:rsidRPr="00BF2DFB">
        <w:rPr>
          <w:rFonts w:ascii="Times New Roman" w:eastAsia="Times New Roman" w:hAnsi="Times New Roman" w:cs="Times New Roman"/>
        </w:rPr>
        <w:t>The combination of train and te</w:t>
      </w:r>
      <w:r w:rsidR="00B40678" w:rsidRPr="00BF2DFB">
        <w:rPr>
          <w:rFonts w:ascii="Times New Roman" w:eastAsia="Times New Roman" w:hAnsi="Times New Roman" w:cs="Times New Roman"/>
        </w:rPr>
        <w:t xml:space="preserve">st dataset gives us a new dataset </w:t>
      </w:r>
      <w:r w:rsidR="000A37E9" w:rsidRPr="00BF2DFB">
        <w:rPr>
          <w:rFonts w:ascii="Times New Roman" w:eastAsia="Times New Roman" w:hAnsi="Times New Roman" w:cs="Times New Roman"/>
        </w:rPr>
        <w:t>of 13</w:t>
      </w:r>
      <w:r w:rsidR="00E504D0" w:rsidRPr="00BF2DFB">
        <w:rPr>
          <w:rFonts w:ascii="Times New Roman" w:eastAsia="Times New Roman" w:hAnsi="Times New Roman" w:cs="Times New Roman"/>
        </w:rPr>
        <w:t xml:space="preserve"> columns and </w:t>
      </w:r>
      <w:r w:rsidR="00B40678" w:rsidRPr="00BF2DFB">
        <w:rPr>
          <w:rFonts w:ascii="Times New Roman" w:eastAsia="Times New Roman" w:hAnsi="Times New Roman" w:cs="Times New Roman"/>
        </w:rPr>
        <w:t>78298</w:t>
      </w:r>
      <w:r w:rsidR="00E504D0" w:rsidRPr="00BF2DFB">
        <w:rPr>
          <w:rFonts w:ascii="Times New Roman" w:eastAsia="Times New Roman" w:hAnsi="Times New Roman" w:cs="Times New Roman"/>
        </w:rPr>
        <w:t xml:space="preserve"> rows with numerical</w:t>
      </w:r>
      <w:r w:rsidR="00B40678" w:rsidRPr="00BF2DFB">
        <w:rPr>
          <w:rFonts w:ascii="Times New Roman" w:eastAsia="Times New Roman" w:hAnsi="Times New Roman" w:cs="Times New Roman"/>
        </w:rPr>
        <w:t>, float</w:t>
      </w:r>
      <w:r w:rsidR="00E504D0" w:rsidRPr="00BF2DFB">
        <w:rPr>
          <w:rFonts w:ascii="Times New Roman" w:eastAsia="Times New Roman" w:hAnsi="Times New Roman" w:cs="Times New Roman"/>
        </w:rPr>
        <w:t xml:space="preserve"> and </w:t>
      </w:r>
      <w:r w:rsidR="00B40678" w:rsidRPr="00BF2DFB">
        <w:rPr>
          <w:rFonts w:ascii="Times New Roman" w:eastAsia="Times New Roman" w:hAnsi="Times New Roman" w:cs="Times New Roman"/>
        </w:rPr>
        <w:t>object</w:t>
      </w:r>
      <w:r w:rsidR="00E504D0" w:rsidRPr="00BF2DFB">
        <w:rPr>
          <w:rFonts w:ascii="Times New Roman" w:eastAsia="Times New Roman" w:hAnsi="Times New Roman" w:cs="Times New Roman"/>
        </w:rPr>
        <w:t xml:space="preserve"> data types. </w:t>
      </w:r>
      <w:r w:rsidR="00B40678" w:rsidRPr="00BF2DFB">
        <w:rPr>
          <w:rFonts w:ascii="Times New Roman" w:eastAsia="Times New Roman" w:hAnsi="Times New Roman" w:cs="Times New Roman"/>
        </w:rPr>
        <w:t xml:space="preserve">The dataset was obtained through </w:t>
      </w:r>
      <w:hyperlink r:id="rId9" w:history="1">
        <w:r w:rsidR="00B40678" w:rsidRPr="00BF2DFB">
          <w:rPr>
            <w:rStyle w:val="Hyperlink"/>
            <w:rFonts w:ascii="Times New Roman" w:eastAsia="Times New Roman" w:hAnsi="Times New Roman" w:cs="Times New Roman"/>
          </w:rPr>
          <w:t>Kaggle</w:t>
        </w:r>
      </w:hyperlink>
      <w:r w:rsidR="00E504D0" w:rsidRPr="00BF2DFB">
        <w:rPr>
          <w:rFonts w:ascii="Times New Roman" w:eastAsia="Times New Roman" w:hAnsi="Times New Roman" w:cs="Times New Roman"/>
        </w:rPr>
        <w:t xml:space="preserve">. </w:t>
      </w:r>
    </w:p>
    <w:p w14:paraId="3D13950C"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224777AB" w14:textId="77AEEB69" w:rsidR="00E504D0" w:rsidRPr="00BF2DFB" w:rsidRDefault="00722E89"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drawing>
          <wp:inline distT="0" distB="0" distL="0" distR="0" wp14:anchorId="0C8A101C" wp14:editId="2FA7BB19">
            <wp:extent cx="4800600" cy="4185577"/>
            <wp:effectExtent l="0" t="0" r="0" b="5715"/>
            <wp:docPr id="108090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6801" name="Picture 1" descr="A screenshot of a computer&#10;&#10;Description automatically generated"/>
                    <pic:cNvPicPr/>
                  </pic:nvPicPr>
                  <pic:blipFill>
                    <a:blip r:embed="rId10"/>
                    <a:stretch>
                      <a:fillRect/>
                    </a:stretch>
                  </pic:blipFill>
                  <pic:spPr>
                    <a:xfrm>
                      <a:off x="0" y="0"/>
                      <a:ext cx="4806855" cy="4191030"/>
                    </a:xfrm>
                    <a:prstGeom prst="rect">
                      <a:avLst/>
                    </a:prstGeom>
                  </pic:spPr>
                </pic:pic>
              </a:graphicData>
            </a:graphic>
          </wp:inline>
        </w:drawing>
      </w:r>
    </w:p>
    <w:p w14:paraId="3448DBE0" w14:textId="77777777" w:rsidR="00170714" w:rsidRPr="00BF2DFB" w:rsidRDefault="00170714"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Figure 1- Before Data Cleaning (train and test merged)</w:t>
      </w:r>
    </w:p>
    <w:p w14:paraId="5EC743B0" w14:textId="77777777" w:rsidR="003B5CBF" w:rsidRPr="00BF2DFB" w:rsidRDefault="003B5CBF" w:rsidP="0076647C">
      <w:pPr>
        <w:tabs>
          <w:tab w:val="left" w:pos="915"/>
        </w:tabs>
        <w:spacing w:line="276" w:lineRule="auto"/>
        <w:rPr>
          <w:rFonts w:ascii="Times New Roman" w:eastAsia="Times New Roman" w:hAnsi="Times New Roman" w:cs="Times New Roman"/>
          <w:b/>
        </w:rPr>
      </w:pPr>
    </w:p>
    <w:p w14:paraId="63617FC7" w14:textId="77777777" w:rsidR="00FC6EE0" w:rsidRDefault="00FC6EE0" w:rsidP="0076647C">
      <w:pPr>
        <w:tabs>
          <w:tab w:val="left" w:pos="915"/>
        </w:tabs>
        <w:spacing w:line="276" w:lineRule="auto"/>
        <w:rPr>
          <w:rFonts w:ascii="Times New Roman" w:eastAsia="Times New Roman" w:hAnsi="Times New Roman" w:cs="Times New Roman"/>
          <w:b/>
        </w:rPr>
      </w:pPr>
    </w:p>
    <w:p w14:paraId="1B58B98A" w14:textId="1C9A37F5" w:rsidR="00C24801" w:rsidRPr="00BF2DFB" w:rsidRDefault="00170714" w:rsidP="0076647C">
      <w:pPr>
        <w:tabs>
          <w:tab w:val="left" w:pos="915"/>
        </w:tabs>
        <w:spacing w:line="276" w:lineRule="auto"/>
        <w:rPr>
          <w:rFonts w:ascii="Times New Roman" w:eastAsia="Times New Roman" w:hAnsi="Times New Roman" w:cs="Times New Roman"/>
          <w:b/>
        </w:rPr>
      </w:pPr>
      <w:r w:rsidRPr="00BF2DFB">
        <w:rPr>
          <w:rFonts w:ascii="Times New Roman" w:eastAsia="Times New Roman" w:hAnsi="Times New Roman" w:cs="Times New Roman"/>
          <w:b/>
          <w:noProof/>
        </w:rPr>
        <w:lastRenderedPageBreak/>
        <w:drawing>
          <wp:inline distT="0" distB="0" distL="0" distR="0" wp14:anchorId="41DB08B7" wp14:editId="31759B2B">
            <wp:extent cx="5930514" cy="3162300"/>
            <wp:effectExtent l="0" t="0" r="0" b="0"/>
            <wp:docPr id="21112094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9446" name="Picture 1" descr="A picture containing text, screenshot, font&#10;&#10;Description automatically generated"/>
                    <pic:cNvPicPr/>
                  </pic:nvPicPr>
                  <pic:blipFill rotWithShape="1">
                    <a:blip r:embed="rId11"/>
                    <a:srcRect l="1122" b="3481"/>
                    <a:stretch/>
                  </pic:blipFill>
                  <pic:spPr bwMode="auto">
                    <a:xfrm>
                      <a:off x="0" y="0"/>
                      <a:ext cx="5935862" cy="3165152"/>
                    </a:xfrm>
                    <a:prstGeom prst="rect">
                      <a:avLst/>
                    </a:prstGeom>
                    <a:ln>
                      <a:noFill/>
                    </a:ln>
                    <a:extLst>
                      <a:ext uri="{53640926-AAD7-44D8-BBD7-CCE9431645EC}">
                        <a14:shadowObscured xmlns:a14="http://schemas.microsoft.com/office/drawing/2010/main"/>
                      </a:ext>
                    </a:extLst>
                  </pic:spPr>
                </pic:pic>
              </a:graphicData>
            </a:graphic>
          </wp:inline>
        </w:drawing>
      </w:r>
    </w:p>
    <w:p w14:paraId="3AAD1395" w14:textId="51EE985C" w:rsidR="00170714" w:rsidRPr="00BF2DFB" w:rsidRDefault="00170714"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2- </w:t>
      </w:r>
      <w:r w:rsidR="00930AF5" w:rsidRPr="00BF2DFB">
        <w:rPr>
          <w:rFonts w:ascii="Times New Roman" w:eastAsia="Times New Roman" w:hAnsi="Times New Roman" w:cs="Times New Roman"/>
        </w:rPr>
        <w:t>C</w:t>
      </w:r>
      <w:r w:rsidRPr="00BF2DFB">
        <w:rPr>
          <w:rFonts w:ascii="Times New Roman" w:eastAsia="Times New Roman" w:hAnsi="Times New Roman" w:cs="Times New Roman"/>
        </w:rPr>
        <w:t>olumn</w:t>
      </w:r>
      <w:r w:rsidR="00930AF5" w:rsidRPr="00BF2DFB">
        <w:rPr>
          <w:rFonts w:ascii="Times New Roman" w:eastAsia="Times New Roman" w:hAnsi="Times New Roman" w:cs="Times New Roman"/>
        </w:rPr>
        <w:t xml:space="preserve"> Description</w:t>
      </w:r>
    </w:p>
    <w:p w14:paraId="6DA8F0A8" w14:textId="77777777" w:rsidR="00C24801" w:rsidRDefault="00C24801" w:rsidP="0076647C">
      <w:pPr>
        <w:tabs>
          <w:tab w:val="left" w:pos="915"/>
        </w:tabs>
        <w:spacing w:line="276" w:lineRule="auto"/>
        <w:rPr>
          <w:rFonts w:ascii="Times New Roman" w:eastAsia="Times New Roman" w:hAnsi="Times New Roman" w:cs="Times New Roman"/>
          <w:b/>
        </w:rPr>
      </w:pPr>
    </w:p>
    <w:p w14:paraId="686ECA77" w14:textId="77777777" w:rsidR="00FC6EE0" w:rsidRPr="00BF2DFB" w:rsidRDefault="00FC6EE0" w:rsidP="0076647C">
      <w:pPr>
        <w:tabs>
          <w:tab w:val="left" w:pos="915"/>
        </w:tabs>
        <w:spacing w:line="276" w:lineRule="auto"/>
        <w:rPr>
          <w:rFonts w:ascii="Times New Roman" w:eastAsia="Times New Roman" w:hAnsi="Times New Roman" w:cs="Times New Roman"/>
          <w:b/>
        </w:rPr>
      </w:pPr>
    </w:p>
    <w:p w14:paraId="2CC38C5D" w14:textId="0ACF0D03" w:rsidR="007B2172" w:rsidRPr="00BF2DFB" w:rsidRDefault="00305BFA" w:rsidP="00CA423B">
      <w:pPr>
        <w:pStyle w:val="ListParagraph"/>
        <w:numPr>
          <w:ilvl w:val="1"/>
          <w:numId w:val="20"/>
        </w:numPr>
        <w:tabs>
          <w:tab w:val="left" w:pos="1440"/>
        </w:tabs>
        <w:spacing w:line="276" w:lineRule="auto"/>
        <w:rPr>
          <w:rFonts w:ascii="Times New Roman" w:eastAsia="Times New Roman" w:hAnsi="Times New Roman" w:cs="Times New Roman"/>
          <w:b/>
        </w:rPr>
      </w:pPr>
      <w:r w:rsidRPr="00BF2DFB">
        <w:rPr>
          <w:rFonts w:ascii="Times New Roman" w:eastAsia="Times New Roman" w:hAnsi="Times New Roman" w:cs="Times New Roman"/>
          <w:b/>
        </w:rPr>
        <w:t xml:space="preserve"> </w:t>
      </w:r>
      <w:r w:rsidR="003D2C9A" w:rsidRPr="00BF2DFB">
        <w:rPr>
          <w:rFonts w:ascii="Times New Roman" w:eastAsia="Times New Roman" w:hAnsi="Times New Roman" w:cs="Times New Roman"/>
          <w:b/>
        </w:rPr>
        <w:t>Exploratory Data Analysis</w:t>
      </w:r>
    </w:p>
    <w:p w14:paraId="2248D4AA" w14:textId="1CFC1121" w:rsidR="00D71E8E" w:rsidRPr="00BF2DFB" w:rsidRDefault="00D71E8E" w:rsidP="0076647C">
      <w:pPr>
        <w:tabs>
          <w:tab w:val="left" w:pos="915"/>
        </w:tabs>
        <w:spacing w:line="276" w:lineRule="auto"/>
        <w:rPr>
          <w:rFonts w:ascii="Times New Roman" w:eastAsia="Times New Roman" w:hAnsi="Times New Roman" w:cs="Times New Roman"/>
        </w:rPr>
      </w:pPr>
    </w:p>
    <w:p w14:paraId="1E77A68C" w14:textId="77777777" w:rsidR="00882D01" w:rsidRPr="00BF2DFB" w:rsidRDefault="00F950AE"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EDA involves exploring and understanding the dataset to gain insights into its characteristics. It includes tasks such as data visualization, statistical analysis, and summarization of the dataset's main features. The process of EDA involves the detection of anomalies, identifying patterns and trends, as well as spotting any missing values and outliers. </w:t>
      </w:r>
    </w:p>
    <w:p w14:paraId="14584202" w14:textId="77777777" w:rsidR="00882D01" w:rsidRPr="00BF2DFB" w:rsidRDefault="00882D01" w:rsidP="0076647C">
      <w:pPr>
        <w:tabs>
          <w:tab w:val="left" w:pos="915"/>
        </w:tabs>
        <w:spacing w:line="276" w:lineRule="auto"/>
        <w:rPr>
          <w:rFonts w:ascii="Times New Roman" w:eastAsia="Times New Roman" w:hAnsi="Times New Roman" w:cs="Times New Roman"/>
        </w:rPr>
      </w:pPr>
    </w:p>
    <w:p w14:paraId="5A53687E" w14:textId="59D7C8F5" w:rsidR="00EF70C9" w:rsidRPr="00BF2DFB" w:rsidRDefault="00882D01" w:rsidP="0076647C">
      <w:pPr>
        <w:tabs>
          <w:tab w:val="left" w:pos="915"/>
        </w:tabs>
        <w:spacing w:line="276" w:lineRule="auto"/>
        <w:rPr>
          <w:rFonts w:ascii="Times New Roman" w:eastAsia="Times New Roman" w:hAnsi="Times New Roman" w:cs="Times New Roman"/>
          <w:noProof/>
        </w:rPr>
      </w:pPr>
      <w:r w:rsidRPr="00BF2DFB">
        <w:rPr>
          <w:rFonts w:ascii="Times New Roman" w:eastAsia="Times New Roman" w:hAnsi="Times New Roman" w:cs="Times New Roman"/>
        </w:rPr>
        <w:t>We will now try to identify and select the required features through EDA to compare against the rest of the columns. Also trying to analyse the visual patterns between different columns/features.</w:t>
      </w:r>
      <w:r w:rsidR="00EF70C9" w:rsidRPr="00BF2DFB">
        <w:rPr>
          <w:rFonts w:ascii="Times New Roman" w:eastAsia="Times New Roman" w:hAnsi="Times New Roman" w:cs="Times New Roman"/>
          <w:noProof/>
        </w:rPr>
        <w:t xml:space="preserve"> </w:t>
      </w:r>
    </w:p>
    <w:p w14:paraId="25026B88" w14:textId="32083100" w:rsidR="00EF70C9" w:rsidRPr="00BF2DFB" w:rsidRDefault="00EF70C9"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lastRenderedPageBreak/>
        <w:drawing>
          <wp:inline distT="0" distB="0" distL="0" distR="0" wp14:anchorId="0096B964" wp14:editId="3152F045">
            <wp:extent cx="5554980" cy="3543300"/>
            <wp:effectExtent l="0" t="0" r="7620" b="0"/>
            <wp:docPr id="606149964"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9964" name="Picture 1" descr="A picture containing text, screenshot, diagram,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557" cy="3556425"/>
                    </a:xfrm>
                    <a:prstGeom prst="rect">
                      <a:avLst/>
                    </a:prstGeom>
                  </pic:spPr>
                </pic:pic>
              </a:graphicData>
            </a:graphic>
          </wp:inline>
        </w:drawing>
      </w:r>
    </w:p>
    <w:p w14:paraId="6A0C138A" w14:textId="781FA537" w:rsidR="00701111" w:rsidRPr="00BF2DFB" w:rsidRDefault="00EF70C9"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 xml:space="preserve">Figure </w:t>
      </w:r>
      <w:r w:rsidR="00266811">
        <w:rPr>
          <w:rFonts w:ascii="Times New Roman" w:eastAsia="Times New Roman" w:hAnsi="Times New Roman" w:cs="Times New Roman"/>
          <w:bCs/>
        </w:rPr>
        <w:t>3</w:t>
      </w:r>
      <w:r w:rsidRPr="00BF2DFB">
        <w:rPr>
          <w:rFonts w:ascii="Times New Roman" w:eastAsia="Times New Roman" w:hAnsi="Times New Roman" w:cs="Times New Roman"/>
          <w:bCs/>
        </w:rPr>
        <w:t xml:space="preserve">- Categorical plot </w:t>
      </w:r>
    </w:p>
    <w:p w14:paraId="7A10A7B3" w14:textId="77777777" w:rsidR="00C76451" w:rsidRPr="00BF2DFB" w:rsidRDefault="00C76451" w:rsidP="0076647C">
      <w:pPr>
        <w:tabs>
          <w:tab w:val="left" w:pos="915"/>
        </w:tabs>
        <w:spacing w:line="276" w:lineRule="auto"/>
        <w:rPr>
          <w:rFonts w:ascii="Times New Roman" w:eastAsia="Times New Roman" w:hAnsi="Times New Roman" w:cs="Times New Roman"/>
        </w:rPr>
      </w:pPr>
    </w:p>
    <w:p w14:paraId="469915E9" w14:textId="321A3B4B" w:rsidR="00D2517A" w:rsidRPr="00BF2DFB" w:rsidRDefault="00701111" w:rsidP="00CA423B">
      <w:pPr>
        <w:pStyle w:val="ListParagraph"/>
        <w:numPr>
          <w:ilvl w:val="2"/>
          <w:numId w:val="20"/>
        </w:numPr>
        <w:tabs>
          <w:tab w:val="left" w:pos="915"/>
        </w:tabs>
        <w:spacing w:line="276" w:lineRule="auto"/>
        <w:rPr>
          <w:rFonts w:ascii="Times New Roman" w:eastAsia="Times New Roman" w:hAnsi="Times New Roman" w:cs="Times New Roman"/>
          <w:b/>
          <w:bCs/>
        </w:rPr>
      </w:pPr>
      <w:r w:rsidRPr="00BF2DFB">
        <w:rPr>
          <w:rFonts w:ascii="Times New Roman" w:eastAsia="Times New Roman" w:hAnsi="Times New Roman" w:cs="Times New Roman"/>
          <w:b/>
          <w:bCs/>
        </w:rPr>
        <w:t>U</w:t>
      </w:r>
      <w:r w:rsidR="00D2517A" w:rsidRPr="00BF2DFB">
        <w:rPr>
          <w:rFonts w:ascii="Times New Roman" w:eastAsia="Times New Roman" w:hAnsi="Times New Roman" w:cs="Times New Roman"/>
          <w:b/>
          <w:bCs/>
        </w:rPr>
        <w:t>nique Values</w:t>
      </w:r>
    </w:p>
    <w:p w14:paraId="1FF65349" w14:textId="77777777" w:rsidR="00701111" w:rsidRPr="00BF2DFB" w:rsidRDefault="00701111" w:rsidP="0076647C">
      <w:pPr>
        <w:pStyle w:val="ListParagraph"/>
        <w:tabs>
          <w:tab w:val="left" w:pos="915"/>
        </w:tabs>
        <w:spacing w:line="276" w:lineRule="auto"/>
        <w:ind w:left="360"/>
        <w:rPr>
          <w:rFonts w:ascii="Times New Roman" w:eastAsia="Times New Roman" w:hAnsi="Times New Roman" w:cs="Times New Roman"/>
        </w:rPr>
      </w:pPr>
    </w:p>
    <w:p w14:paraId="2A5C10C2" w14:textId="0832AC17" w:rsidR="00225578" w:rsidRPr="00BF2DFB" w:rsidRDefault="00701111" w:rsidP="0076647C">
      <w:pPr>
        <w:pStyle w:val="ListParagraph"/>
        <w:tabs>
          <w:tab w:val="left" w:pos="915"/>
        </w:tabs>
        <w:spacing w:line="276" w:lineRule="auto"/>
        <w:ind w:left="0"/>
        <w:rPr>
          <w:rFonts w:ascii="Times New Roman" w:eastAsia="Times New Roman" w:hAnsi="Times New Roman" w:cs="Times New Roman"/>
        </w:rPr>
      </w:pPr>
      <w:r w:rsidRPr="00BF2DFB">
        <w:rPr>
          <w:rFonts w:ascii="Times New Roman" w:eastAsia="Times New Roman" w:hAnsi="Times New Roman" w:cs="Times New Roman"/>
        </w:rPr>
        <w:t>Distinct or non-repeating values that exist in a data set or a particular column/variable are known</w:t>
      </w:r>
      <w:r w:rsidR="00225578" w:rsidRPr="00BF2DFB">
        <w:rPr>
          <w:rFonts w:ascii="Times New Roman" w:eastAsia="Times New Roman" w:hAnsi="Times New Roman" w:cs="Times New Roman"/>
        </w:rPr>
        <w:t xml:space="preserve"> </w:t>
      </w:r>
      <w:r w:rsidRPr="00BF2DFB">
        <w:rPr>
          <w:rFonts w:ascii="Times New Roman" w:eastAsia="Times New Roman" w:hAnsi="Times New Roman" w:cs="Times New Roman"/>
        </w:rPr>
        <w:t>as unique values.</w:t>
      </w:r>
      <w:r w:rsidR="00881727" w:rsidRPr="00BF2DFB">
        <w:rPr>
          <w:rFonts w:ascii="Times New Roman" w:eastAsia="Times New Roman" w:hAnsi="Times New Roman" w:cs="Times New Roman"/>
        </w:rPr>
        <w:t xml:space="preserve"> Unique values mean the various categories or levels that a variable can have.</w:t>
      </w:r>
      <w:r w:rsidR="00225578" w:rsidRPr="00BF2DFB">
        <w:rPr>
          <w:rFonts w:ascii="Times New Roman" w:eastAsia="Times New Roman" w:hAnsi="Times New Roman" w:cs="Times New Roman"/>
        </w:rPr>
        <w:t xml:space="preserve"> </w:t>
      </w:r>
      <w:r w:rsidR="00881727" w:rsidRPr="00BF2DFB">
        <w:rPr>
          <w:rFonts w:ascii="Times New Roman" w:eastAsia="Times New Roman" w:hAnsi="Times New Roman" w:cs="Times New Roman"/>
        </w:rPr>
        <w:t xml:space="preserve">The </w:t>
      </w:r>
      <w:r w:rsidR="00370B45" w:rsidRPr="00BF2DFB">
        <w:rPr>
          <w:rFonts w:ascii="Times New Roman" w:eastAsia="Times New Roman" w:hAnsi="Times New Roman" w:cs="Times New Roman"/>
        </w:rPr>
        <w:t xml:space="preserve">variable "employee_id" has the same number </w:t>
      </w:r>
      <w:r w:rsidR="00225578" w:rsidRPr="00BF2DFB">
        <w:rPr>
          <w:rFonts w:ascii="Times New Roman" w:eastAsia="Times New Roman" w:hAnsi="Times New Roman" w:cs="Times New Roman"/>
        </w:rPr>
        <w:t>of unique</w:t>
      </w:r>
      <w:r w:rsidR="00370B45" w:rsidRPr="00BF2DFB">
        <w:rPr>
          <w:rFonts w:ascii="Times New Roman" w:eastAsia="Times New Roman" w:hAnsi="Times New Roman" w:cs="Times New Roman"/>
        </w:rPr>
        <w:t xml:space="preserve"> values as the number of rows</w:t>
      </w:r>
      <w:r w:rsidR="00225578" w:rsidRPr="00BF2DFB">
        <w:rPr>
          <w:rFonts w:ascii="Times New Roman" w:eastAsia="Times New Roman" w:hAnsi="Times New Roman" w:cs="Times New Roman"/>
        </w:rPr>
        <w:t xml:space="preserve"> as it is a unique id for each employee.</w:t>
      </w:r>
      <w:r w:rsidR="00370B45" w:rsidRPr="00BF2DFB">
        <w:rPr>
          <w:rFonts w:ascii="Times New Roman" w:eastAsia="Times New Roman" w:hAnsi="Times New Roman" w:cs="Times New Roman"/>
        </w:rPr>
        <w:t xml:space="preserve"> </w:t>
      </w:r>
      <w:r w:rsidR="00225578" w:rsidRPr="00BF2DFB">
        <w:rPr>
          <w:rFonts w:ascii="Times New Roman" w:eastAsia="Times New Roman" w:hAnsi="Times New Roman" w:cs="Times New Roman"/>
        </w:rPr>
        <w:t>W</w:t>
      </w:r>
      <w:r w:rsidR="00370B45" w:rsidRPr="00BF2DFB">
        <w:rPr>
          <w:rFonts w:ascii="Times New Roman" w:eastAsia="Times New Roman" w:hAnsi="Times New Roman" w:cs="Times New Roman"/>
        </w:rPr>
        <w:t xml:space="preserve">e </w:t>
      </w:r>
      <w:r w:rsidR="00225578" w:rsidRPr="00BF2DFB">
        <w:rPr>
          <w:rFonts w:ascii="Times New Roman" w:eastAsia="Times New Roman" w:hAnsi="Times New Roman" w:cs="Times New Roman"/>
        </w:rPr>
        <w:t>need</w:t>
      </w:r>
      <w:r w:rsidR="00370B45" w:rsidRPr="00BF2DFB">
        <w:rPr>
          <w:rFonts w:ascii="Times New Roman" w:eastAsia="Times New Roman" w:hAnsi="Times New Roman" w:cs="Times New Roman"/>
        </w:rPr>
        <w:t xml:space="preserve"> </w:t>
      </w:r>
      <w:r w:rsidR="00225578" w:rsidRPr="00BF2DFB">
        <w:rPr>
          <w:rFonts w:ascii="Times New Roman" w:eastAsia="Times New Roman" w:hAnsi="Times New Roman" w:cs="Times New Roman"/>
        </w:rPr>
        <w:t xml:space="preserve">to </w:t>
      </w:r>
      <w:r w:rsidR="00370B45" w:rsidRPr="00BF2DFB">
        <w:rPr>
          <w:rFonts w:ascii="Times New Roman" w:eastAsia="Times New Roman" w:hAnsi="Times New Roman" w:cs="Times New Roman"/>
        </w:rPr>
        <w:t xml:space="preserve">take out such columns from the dataset as they </w:t>
      </w:r>
      <w:r w:rsidR="00225578" w:rsidRPr="00BF2DFB">
        <w:rPr>
          <w:rFonts w:ascii="Times New Roman" w:eastAsia="Times New Roman" w:hAnsi="Times New Roman" w:cs="Times New Roman"/>
        </w:rPr>
        <w:t>don’t affect the model and prediction in any way.</w:t>
      </w:r>
    </w:p>
    <w:p w14:paraId="5E08AE17" w14:textId="448116C5" w:rsidR="00370B45" w:rsidRPr="00BF2DFB" w:rsidRDefault="00370B45" w:rsidP="0076647C">
      <w:pPr>
        <w:pStyle w:val="ListParagraph"/>
        <w:tabs>
          <w:tab w:val="left" w:pos="915"/>
        </w:tabs>
        <w:spacing w:line="276" w:lineRule="auto"/>
        <w:ind w:left="0"/>
        <w:jc w:val="center"/>
        <w:rPr>
          <w:rFonts w:ascii="Times New Roman" w:eastAsia="Times New Roman" w:hAnsi="Times New Roman" w:cs="Times New Roman"/>
        </w:rPr>
      </w:pPr>
    </w:p>
    <w:p w14:paraId="44312413" w14:textId="0F0BF1C7" w:rsidR="00D2517A" w:rsidRPr="00BF2DFB" w:rsidRDefault="00D2517A" w:rsidP="0076647C">
      <w:pPr>
        <w:tabs>
          <w:tab w:val="left" w:pos="915"/>
        </w:tabs>
        <w:spacing w:line="276" w:lineRule="auto"/>
        <w:rPr>
          <w:rFonts w:ascii="Times New Roman" w:eastAsia="Times New Roman" w:hAnsi="Times New Roman" w:cs="Times New Roman"/>
          <w:b/>
          <w:bCs/>
        </w:rPr>
      </w:pPr>
      <w:r w:rsidRPr="00BF2DFB">
        <w:rPr>
          <w:rFonts w:ascii="Times New Roman" w:eastAsia="Times New Roman" w:hAnsi="Times New Roman" w:cs="Times New Roman"/>
          <w:noProof/>
        </w:rPr>
        <w:drawing>
          <wp:inline distT="0" distB="0" distL="0" distR="0" wp14:anchorId="05F900EC" wp14:editId="4C920A9D">
            <wp:extent cx="5943600" cy="2099310"/>
            <wp:effectExtent l="0" t="0" r="0" b="0"/>
            <wp:docPr id="66578064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0642" name="Picture 1" descr="A picture containing text, screenshot, line, plot&#10;&#10;Description automatically generated"/>
                    <pic:cNvPicPr/>
                  </pic:nvPicPr>
                  <pic:blipFill>
                    <a:blip r:embed="rId13"/>
                    <a:stretch>
                      <a:fillRect/>
                    </a:stretch>
                  </pic:blipFill>
                  <pic:spPr>
                    <a:xfrm>
                      <a:off x="0" y="0"/>
                      <a:ext cx="5943600" cy="2099310"/>
                    </a:xfrm>
                    <a:prstGeom prst="rect">
                      <a:avLst/>
                    </a:prstGeom>
                  </pic:spPr>
                </pic:pic>
              </a:graphicData>
            </a:graphic>
          </wp:inline>
        </w:drawing>
      </w:r>
    </w:p>
    <w:p w14:paraId="3B70ECAD" w14:textId="611096C0" w:rsidR="00F276A1" w:rsidRPr="00BF2DFB" w:rsidRDefault="00F276A1"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w:t>
      </w:r>
      <w:r w:rsidR="00266811">
        <w:rPr>
          <w:rFonts w:ascii="Times New Roman" w:eastAsia="Times New Roman" w:hAnsi="Times New Roman" w:cs="Times New Roman"/>
        </w:rPr>
        <w:t>4</w:t>
      </w:r>
      <w:r w:rsidRPr="00BF2DFB">
        <w:rPr>
          <w:rFonts w:ascii="Times New Roman" w:eastAsia="Times New Roman" w:hAnsi="Times New Roman" w:cs="Times New Roman"/>
        </w:rPr>
        <w:t xml:space="preserve">- Number of Unique </w:t>
      </w:r>
      <w:r w:rsidR="00C560DE" w:rsidRPr="00BF2DFB">
        <w:rPr>
          <w:rFonts w:ascii="Times New Roman" w:eastAsia="Times New Roman" w:hAnsi="Times New Roman" w:cs="Times New Roman"/>
        </w:rPr>
        <w:t>Values (</w:t>
      </w:r>
      <w:r w:rsidRPr="00BF2DFB">
        <w:rPr>
          <w:rFonts w:ascii="Times New Roman" w:eastAsia="Times New Roman" w:hAnsi="Times New Roman" w:cs="Times New Roman"/>
        </w:rPr>
        <w:t>log values)</w:t>
      </w:r>
    </w:p>
    <w:p w14:paraId="531CBA29" w14:textId="77777777" w:rsidR="00C560DE" w:rsidRPr="00BF2DFB" w:rsidRDefault="00C560DE" w:rsidP="0076647C">
      <w:pPr>
        <w:tabs>
          <w:tab w:val="left" w:pos="915"/>
        </w:tabs>
        <w:spacing w:line="276" w:lineRule="auto"/>
        <w:rPr>
          <w:rFonts w:ascii="Times New Roman" w:eastAsia="Times New Roman" w:hAnsi="Times New Roman" w:cs="Times New Roman"/>
        </w:rPr>
      </w:pPr>
    </w:p>
    <w:p w14:paraId="74EA9C3E" w14:textId="48A579C3" w:rsidR="00D2517A" w:rsidRPr="00BF2DFB" w:rsidRDefault="00DE308C" w:rsidP="00CA423B">
      <w:pPr>
        <w:pStyle w:val="ListParagraph"/>
        <w:numPr>
          <w:ilvl w:val="2"/>
          <w:numId w:val="20"/>
        </w:numPr>
        <w:tabs>
          <w:tab w:val="left" w:pos="915"/>
        </w:tabs>
        <w:spacing w:line="276" w:lineRule="auto"/>
        <w:rPr>
          <w:rFonts w:ascii="Times New Roman" w:eastAsia="Times New Roman" w:hAnsi="Times New Roman" w:cs="Times New Roman"/>
          <w:b/>
          <w:bCs/>
        </w:rPr>
      </w:pPr>
      <w:bookmarkStart w:id="4" w:name="_Hlk135614083"/>
      <w:r w:rsidRPr="00BF2DFB">
        <w:rPr>
          <w:rFonts w:ascii="Times New Roman" w:eastAsia="Times New Roman" w:hAnsi="Times New Roman" w:cs="Times New Roman"/>
          <w:b/>
          <w:bCs/>
        </w:rPr>
        <w:lastRenderedPageBreak/>
        <w:t>Missing/Null Value</w:t>
      </w:r>
      <w:bookmarkEnd w:id="4"/>
      <w:r w:rsidRPr="00BF2DFB">
        <w:rPr>
          <w:rFonts w:ascii="Times New Roman" w:eastAsia="Times New Roman" w:hAnsi="Times New Roman" w:cs="Times New Roman"/>
          <w:b/>
          <w:bCs/>
        </w:rPr>
        <w:t>s</w:t>
      </w:r>
    </w:p>
    <w:p w14:paraId="322FA2C3" w14:textId="77777777" w:rsidR="006640C4" w:rsidRPr="00BF2DFB" w:rsidRDefault="006640C4" w:rsidP="0076647C">
      <w:pPr>
        <w:tabs>
          <w:tab w:val="left" w:pos="915"/>
        </w:tabs>
        <w:spacing w:line="276" w:lineRule="auto"/>
        <w:rPr>
          <w:rFonts w:ascii="Times New Roman" w:eastAsia="Times New Roman" w:hAnsi="Times New Roman" w:cs="Times New Roman"/>
        </w:rPr>
      </w:pPr>
    </w:p>
    <w:p w14:paraId="0D90A907" w14:textId="2540C22F" w:rsidR="006640C4" w:rsidRPr="00BF2DFB" w:rsidRDefault="006640C4"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Three columns </w:t>
      </w:r>
      <w:r w:rsidR="000C338E" w:rsidRPr="00BF2DFB">
        <w:rPr>
          <w:rFonts w:ascii="Times New Roman" w:eastAsia="Times New Roman" w:hAnsi="Times New Roman" w:cs="Times New Roman"/>
        </w:rPr>
        <w:t>contain</w:t>
      </w:r>
      <w:r w:rsidRPr="00BF2DFB">
        <w:rPr>
          <w:rFonts w:ascii="Times New Roman" w:eastAsia="Times New Roman" w:hAnsi="Times New Roman" w:cs="Times New Roman"/>
        </w:rPr>
        <w:t xml:space="preserve"> missing values or null values. For the "previous_year_rating" and "education" </w:t>
      </w:r>
      <w:r w:rsidR="000C338E" w:rsidRPr="00BF2DFB">
        <w:rPr>
          <w:rFonts w:ascii="Times New Roman" w:eastAsia="Times New Roman" w:hAnsi="Times New Roman" w:cs="Times New Roman"/>
        </w:rPr>
        <w:t>columns we</w:t>
      </w:r>
      <w:r w:rsidRPr="00BF2DFB">
        <w:rPr>
          <w:rFonts w:ascii="Times New Roman" w:eastAsia="Times New Roman" w:hAnsi="Times New Roman" w:cs="Times New Roman"/>
        </w:rPr>
        <w:t xml:space="preserve"> can first check if we can discover a pattern in the missing value. </w:t>
      </w:r>
      <w:r w:rsidR="000C338E" w:rsidRPr="00BF2DFB">
        <w:rPr>
          <w:rFonts w:ascii="Times New Roman" w:eastAsia="Times New Roman" w:hAnsi="Times New Roman" w:cs="Times New Roman"/>
        </w:rPr>
        <w:t>If the situation warrants, we use common sense to handle the absent information, otherwise we substitute the average value (mean for numerical fields and mode for categorical fields).</w:t>
      </w:r>
    </w:p>
    <w:p w14:paraId="1D806437" w14:textId="4B5F27D5" w:rsidR="00D2517A" w:rsidRPr="00BF2DFB" w:rsidRDefault="006640C4"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drawing>
          <wp:inline distT="0" distB="0" distL="0" distR="0" wp14:anchorId="1C87E31C" wp14:editId="5D13A641">
            <wp:extent cx="2880610" cy="3254022"/>
            <wp:effectExtent l="0" t="0" r="0" b="3810"/>
            <wp:docPr id="120297613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6136" name="Picture 1" descr="A screenshot of a computer program&#10;&#10;Description automatically generated with medium confidence"/>
                    <pic:cNvPicPr/>
                  </pic:nvPicPr>
                  <pic:blipFill>
                    <a:blip r:embed="rId14"/>
                    <a:stretch>
                      <a:fillRect/>
                    </a:stretch>
                  </pic:blipFill>
                  <pic:spPr>
                    <a:xfrm>
                      <a:off x="0" y="0"/>
                      <a:ext cx="2880610" cy="3254022"/>
                    </a:xfrm>
                    <a:prstGeom prst="rect">
                      <a:avLst/>
                    </a:prstGeom>
                  </pic:spPr>
                </pic:pic>
              </a:graphicData>
            </a:graphic>
          </wp:inline>
        </w:drawing>
      </w:r>
    </w:p>
    <w:p w14:paraId="27F3EAE1" w14:textId="05E4F86D" w:rsidR="00F276A1" w:rsidRPr="00BF2DFB" w:rsidRDefault="00CA7405"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w:t>
      </w:r>
      <w:r w:rsidR="00266811">
        <w:rPr>
          <w:rFonts w:ascii="Times New Roman" w:eastAsia="Times New Roman" w:hAnsi="Times New Roman" w:cs="Times New Roman"/>
        </w:rPr>
        <w:t>5</w:t>
      </w:r>
      <w:r w:rsidRPr="00BF2DFB">
        <w:rPr>
          <w:rFonts w:ascii="Times New Roman" w:eastAsia="Times New Roman" w:hAnsi="Times New Roman" w:cs="Times New Roman"/>
        </w:rPr>
        <w:t>- Number of null values</w:t>
      </w:r>
    </w:p>
    <w:p w14:paraId="1996D388" w14:textId="77777777" w:rsidR="00CA7405" w:rsidRPr="00BF2DFB" w:rsidRDefault="00CA7405" w:rsidP="0076647C">
      <w:pPr>
        <w:tabs>
          <w:tab w:val="left" w:pos="915"/>
        </w:tabs>
        <w:spacing w:line="276" w:lineRule="auto"/>
        <w:rPr>
          <w:rFonts w:ascii="Times New Roman" w:eastAsia="Times New Roman" w:hAnsi="Times New Roman" w:cs="Times New Roman"/>
        </w:rPr>
      </w:pPr>
    </w:p>
    <w:p w14:paraId="35B21199" w14:textId="1D2FC5C3" w:rsidR="00F276A1" w:rsidRPr="00BF2DFB" w:rsidRDefault="00CA7405"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The</w:t>
      </w:r>
      <w:r w:rsidR="00B27B19" w:rsidRPr="00BF2DFB">
        <w:rPr>
          <w:rFonts w:ascii="Times New Roman" w:eastAsia="Times New Roman" w:hAnsi="Times New Roman" w:cs="Times New Roman"/>
        </w:rPr>
        <w:t xml:space="preserve"> </w:t>
      </w:r>
      <w:r w:rsidRPr="00BF2DFB">
        <w:rPr>
          <w:rFonts w:ascii="Times New Roman" w:eastAsia="Times New Roman" w:hAnsi="Times New Roman" w:cs="Times New Roman"/>
        </w:rPr>
        <w:t xml:space="preserve">"education" column has missing values at random meaning that the there is no correlation/ pattern </w:t>
      </w:r>
      <w:r w:rsidR="00C36168" w:rsidRPr="00BF2DFB">
        <w:rPr>
          <w:rFonts w:ascii="Times New Roman" w:eastAsia="Times New Roman" w:hAnsi="Times New Roman" w:cs="Times New Roman"/>
        </w:rPr>
        <w:t>found for</w:t>
      </w:r>
      <w:r w:rsidRPr="00BF2DFB">
        <w:rPr>
          <w:rFonts w:ascii="Times New Roman" w:eastAsia="Times New Roman" w:hAnsi="Times New Roman" w:cs="Times New Roman"/>
        </w:rPr>
        <w:t xml:space="preserve"> the null values. So, they will be filled with the mode of that column as it is a categorical column. </w:t>
      </w:r>
    </w:p>
    <w:p w14:paraId="142C328E" w14:textId="6CBAEF03" w:rsidR="00CA7405" w:rsidRPr="00BF2DFB" w:rsidRDefault="00CA7405" w:rsidP="0076647C">
      <w:pPr>
        <w:tabs>
          <w:tab w:val="left" w:pos="915"/>
        </w:tabs>
        <w:spacing w:line="276" w:lineRule="auto"/>
        <w:rPr>
          <w:rFonts w:ascii="Times New Roman" w:eastAsia="Times New Roman" w:hAnsi="Times New Roman" w:cs="Times New Roman"/>
        </w:rPr>
      </w:pPr>
    </w:p>
    <w:p w14:paraId="4D930E5D" w14:textId="5085C99B" w:rsidR="00CA7405" w:rsidRPr="00BF2DFB" w:rsidRDefault="00CA7405"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If someone's "length_of_service" is less than or equal to one, it means that they have would not have any "previous_year_rating" in that company. To test this, I wrote query prove it.</w:t>
      </w:r>
      <w:r w:rsidR="006A7353" w:rsidRPr="00BF2DFB">
        <w:rPr>
          <w:rFonts w:ascii="Times New Roman" w:eastAsia="Times New Roman" w:hAnsi="Times New Roman" w:cs="Times New Roman"/>
        </w:rPr>
        <w:t xml:space="preserve"> The query below proves my hypothesis.</w:t>
      </w:r>
      <w:r w:rsidR="00C36168" w:rsidRPr="00BF2DFB">
        <w:rPr>
          <w:rFonts w:ascii="Times New Roman" w:eastAsia="Times New Roman" w:hAnsi="Times New Roman" w:cs="Times New Roman"/>
        </w:rPr>
        <w:t xml:space="preserve"> </w:t>
      </w:r>
      <w:r w:rsidR="003B073F" w:rsidRPr="00BF2DFB">
        <w:rPr>
          <w:rFonts w:ascii="Times New Roman" w:eastAsia="Times New Roman" w:hAnsi="Times New Roman" w:cs="Times New Roman"/>
        </w:rPr>
        <w:t>Since they don’t have rating, the value '0' will filled instead of null.</w:t>
      </w:r>
    </w:p>
    <w:p w14:paraId="47A9B792" w14:textId="77777777" w:rsidR="003B073F" w:rsidRPr="00BF2DFB" w:rsidRDefault="003B073F" w:rsidP="0076647C">
      <w:pPr>
        <w:tabs>
          <w:tab w:val="left" w:pos="915"/>
        </w:tabs>
        <w:spacing w:line="276" w:lineRule="auto"/>
        <w:rPr>
          <w:rFonts w:ascii="Times New Roman" w:eastAsia="Times New Roman" w:hAnsi="Times New Roman" w:cs="Times New Roman"/>
        </w:rPr>
      </w:pPr>
    </w:p>
    <w:p w14:paraId="7EB34F0E" w14:textId="0131AAC4" w:rsidR="00CA7405" w:rsidRPr="00BF2DFB" w:rsidRDefault="00CA7405"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drawing>
          <wp:inline distT="0" distB="0" distL="0" distR="0" wp14:anchorId="6970CCE2" wp14:editId="0E81BDA7">
            <wp:extent cx="5943600" cy="899160"/>
            <wp:effectExtent l="0" t="0" r="0" b="0"/>
            <wp:docPr id="74531834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8344" name="Picture 1" descr="A screen shot of a computer&#10;&#10;Description automatically generated with low confidence"/>
                    <pic:cNvPicPr/>
                  </pic:nvPicPr>
                  <pic:blipFill>
                    <a:blip r:embed="rId15"/>
                    <a:stretch>
                      <a:fillRect/>
                    </a:stretch>
                  </pic:blipFill>
                  <pic:spPr>
                    <a:xfrm>
                      <a:off x="0" y="0"/>
                      <a:ext cx="5943600" cy="899160"/>
                    </a:xfrm>
                    <a:prstGeom prst="rect">
                      <a:avLst/>
                    </a:prstGeom>
                  </pic:spPr>
                </pic:pic>
              </a:graphicData>
            </a:graphic>
          </wp:inline>
        </w:drawing>
      </w:r>
    </w:p>
    <w:p w14:paraId="5351D1AA" w14:textId="7A2C4C6A" w:rsidR="00CA7405" w:rsidRPr="00BF2DFB" w:rsidRDefault="00CA7405"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w:t>
      </w:r>
      <w:r w:rsidR="00266811">
        <w:rPr>
          <w:rFonts w:ascii="Times New Roman" w:eastAsia="Times New Roman" w:hAnsi="Times New Roman" w:cs="Times New Roman"/>
        </w:rPr>
        <w:t>6</w:t>
      </w:r>
      <w:r w:rsidR="006A7353" w:rsidRPr="00BF2DFB">
        <w:rPr>
          <w:rFonts w:ascii="Times New Roman" w:eastAsia="Times New Roman" w:hAnsi="Times New Roman" w:cs="Times New Roman"/>
        </w:rPr>
        <w:t>- "previous_year_rating" test</w:t>
      </w:r>
    </w:p>
    <w:p w14:paraId="005ADBFF" w14:textId="77777777" w:rsidR="00CE299E" w:rsidRPr="00BF2DFB" w:rsidRDefault="00CE299E" w:rsidP="0076647C">
      <w:pPr>
        <w:spacing w:line="276" w:lineRule="auto"/>
        <w:rPr>
          <w:rFonts w:ascii="Times New Roman" w:eastAsia="Times New Roman" w:hAnsi="Times New Roman" w:cs="Times New Roman"/>
        </w:rPr>
      </w:pPr>
    </w:p>
    <w:p w14:paraId="603F371A" w14:textId="4F5B2781" w:rsidR="00CE299E" w:rsidRDefault="00CE299E"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"is_promoted" is our target variable in this project. Due to combining the train and test datasets a large number of null values are present in it, since test was missing the "is_promoted" </w:t>
      </w:r>
      <w:r w:rsidR="00A95153" w:rsidRPr="00BF2DFB">
        <w:rPr>
          <w:rFonts w:ascii="Times New Roman" w:eastAsia="Times New Roman" w:hAnsi="Times New Roman" w:cs="Times New Roman"/>
        </w:rPr>
        <w:t>column</w:t>
      </w:r>
      <w:r w:rsidRPr="00BF2DFB">
        <w:rPr>
          <w:rFonts w:ascii="Times New Roman" w:eastAsia="Times New Roman" w:hAnsi="Times New Roman" w:cs="Times New Roman"/>
        </w:rPr>
        <w:t>.</w:t>
      </w:r>
      <w:r w:rsidR="00A95153" w:rsidRPr="00BF2DFB">
        <w:rPr>
          <w:rFonts w:ascii="Times New Roman" w:eastAsia="Times New Roman" w:hAnsi="Times New Roman" w:cs="Times New Roman"/>
        </w:rPr>
        <w:t xml:space="preserve"> </w:t>
      </w:r>
      <w:r w:rsidR="00A95153" w:rsidRPr="00BF2DFB">
        <w:rPr>
          <w:rFonts w:ascii="Times New Roman" w:eastAsia="Times New Roman" w:hAnsi="Times New Roman" w:cs="Times New Roman"/>
        </w:rPr>
        <w:lastRenderedPageBreak/>
        <w:t xml:space="preserve">For </w:t>
      </w:r>
      <w:r w:rsidR="007279E4" w:rsidRPr="00BF2DFB">
        <w:rPr>
          <w:rFonts w:ascii="Times New Roman" w:eastAsia="Times New Roman" w:hAnsi="Times New Roman" w:cs="Times New Roman"/>
        </w:rPr>
        <w:t>now,</w:t>
      </w:r>
      <w:r w:rsidR="00A95153" w:rsidRPr="00BF2DFB">
        <w:rPr>
          <w:rFonts w:ascii="Times New Roman" w:eastAsia="Times New Roman" w:hAnsi="Times New Roman" w:cs="Times New Roman"/>
        </w:rPr>
        <w:t xml:space="preserve"> it will be with its mode value. It is a highly imbalanced class. To fix this imbalance, I will be applying the SMOTE technique to</w:t>
      </w:r>
      <w:r w:rsidR="007279E4" w:rsidRPr="00BF2DFB">
        <w:rPr>
          <w:rFonts w:ascii="Times New Roman" w:eastAsia="Times New Roman" w:hAnsi="Times New Roman" w:cs="Times New Roman"/>
        </w:rPr>
        <w:t xml:space="preserve"> counter the oversampling during pre-processing.</w:t>
      </w:r>
    </w:p>
    <w:p w14:paraId="0A2579F5" w14:textId="77777777" w:rsidR="00992919" w:rsidRPr="00BF2DFB" w:rsidRDefault="00992919" w:rsidP="0076647C">
      <w:pPr>
        <w:spacing w:line="276" w:lineRule="auto"/>
        <w:rPr>
          <w:rFonts w:ascii="Times New Roman" w:eastAsia="Times New Roman" w:hAnsi="Times New Roman" w:cs="Times New Roman"/>
        </w:rPr>
      </w:pPr>
    </w:p>
    <w:p w14:paraId="70AA18D1" w14:textId="2F4EE6CB" w:rsidR="007279E4" w:rsidRPr="00BF2DFB" w:rsidRDefault="007279E4"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drawing>
          <wp:inline distT="0" distB="0" distL="0" distR="0" wp14:anchorId="00F8CCD9" wp14:editId="780AA969">
            <wp:extent cx="5943600" cy="2336800"/>
            <wp:effectExtent l="0" t="0" r="0" b="6350"/>
            <wp:docPr id="411362603"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2603" name="Picture 1" descr="A screen shot of a graph&#10;&#10;Description automatically generated with low confidence"/>
                    <pic:cNvPicPr/>
                  </pic:nvPicPr>
                  <pic:blipFill>
                    <a:blip r:embed="rId16"/>
                    <a:stretch>
                      <a:fillRect/>
                    </a:stretch>
                  </pic:blipFill>
                  <pic:spPr>
                    <a:xfrm>
                      <a:off x="0" y="0"/>
                      <a:ext cx="5943600" cy="2336800"/>
                    </a:xfrm>
                    <a:prstGeom prst="rect">
                      <a:avLst/>
                    </a:prstGeom>
                  </pic:spPr>
                </pic:pic>
              </a:graphicData>
            </a:graphic>
          </wp:inline>
        </w:drawing>
      </w:r>
    </w:p>
    <w:p w14:paraId="6AEA2F4B" w14:textId="418D7FE0" w:rsidR="007279E4" w:rsidRPr="00BF2DFB" w:rsidRDefault="007279E4"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w:t>
      </w:r>
      <w:r w:rsidR="00266811">
        <w:rPr>
          <w:rFonts w:ascii="Times New Roman" w:eastAsia="Times New Roman" w:hAnsi="Times New Roman" w:cs="Times New Roman"/>
        </w:rPr>
        <w:t>7</w:t>
      </w:r>
      <w:r w:rsidRPr="00BF2DFB">
        <w:rPr>
          <w:rFonts w:ascii="Times New Roman" w:eastAsia="Times New Roman" w:hAnsi="Times New Roman" w:cs="Times New Roman"/>
        </w:rPr>
        <w:t>- "is_promoted"</w:t>
      </w:r>
      <w:r w:rsidR="00500E45">
        <w:rPr>
          <w:rFonts w:ascii="Times New Roman" w:eastAsia="Times New Roman" w:hAnsi="Times New Roman" w:cs="Times New Roman"/>
        </w:rPr>
        <w:t xml:space="preserve"> class </w:t>
      </w:r>
      <w:r w:rsidR="009217D3">
        <w:rPr>
          <w:rFonts w:ascii="Times New Roman" w:eastAsia="Times New Roman" w:hAnsi="Times New Roman" w:cs="Times New Roman"/>
        </w:rPr>
        <w:t>plot.</w:t>
      </w:r>
    </w:p>
    <w:p w14:paraId="3574A25B" w14:textId="77777777" w:rsidR="007279E4" w:rsidRPr="00BF2DFB" w:rsidRDefault="007279E4" w:rsidP="0076647C">
      <w:pPr>
        <w:spacing w:line="276" w:lineRule="auto"/>
        <w:rPr>
          <w:rFonts w:ascii="Times New Roman" w:eastAsia="Times New Roman" w:hAnsi="Times New Roman" w:cs="Times New Roman"/>
        </w:rPr>
      </w:pPr>
    </w:p>
    <w:p w14:paraId="344582DD" w14:textId="2B3DD7C3" w:rsidR="00CE299E" w:rsidRPr="00BF2DFB" w:rsidRDefault="007279E4" w:rsidP="00CA423B">
      <w:pPr>
        <w:pStyle w:val="ListParagraph"/>
        <w:numPr>
          <w:ilvl w:val="2"/>
          <w:numId w:val="20"/>
        </w:numPr>
        <w:spacing w:line="276" w:lineRule="auto"/>
        <w:rPr>
          <w:rFonts w:ascii="Times New Roman" w:eastAsia="Times New Roman" w:hAnsi="Times New Roman" w:cs="Times New Roman"/>
          <w:b/>
          <w:bCs/>
        </w:rPr>
      </w:pPr>
      <w:r w:rsidRPr="00BF2DFB">
        <w:rPr>
          <w:rFonts w:ascii="Times New Roman" w:eastAsia="Times New Roman" w:hAnsi="Times New Roman" w:cs="Times New Roman"/>
          <w:b/>
          <w:bCs/>
        </w:rPr>
        <w:t xml:space="preserve">Duplicate Values </w:t>
      </w:r>
    </w:p>
    <w:p w14:paraId="6D747F22" w14:textId="77777777" w:rsidR="007279E4" w:rsidRPr="00BF2DFB" w:rsidRDefault="007279E4" w:rsidP="0076647C">
      <w:pPr>
        <w:spacing w:line="276" w:lineRule="auto"/>
        <w:rPr>
          <w:rFonts w:ascii="Times New Roman" w:eastAsia="Times New Roman" w:hAnsi="Times New Roman" w:cs="Times New Roman"/>
        </w:rPr>
      </w:pPr>
    </w:p>
    <w:p w14:paraId="7D681C55" w14:textId="1E13E8DC" w:rsidR="007279E4" w:rsidRPr="00BF2DFB" w:rsidRDefault="007279E4"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A duplicate value is a value that appears more than once in a dataset. Repeated values may pose issues during the analysis of data and implementation of machine learning methods. One instance when identical values can occur is: manipulate the outcome of statistical analysis in a biased manner, make it challenging to recognize patterns in the information, reduce the precision of models created through machine learning. </w:t>
      </w:r>
    </w:p>
    <w:p w14:paraId="2B62D1B1" w14:textId="77777777" w:rsidR="007279E4" w:rsidRPr="00BF2DFB" w:rsidRDefault="007279E4" w:rsidP="0076647C">
      <w:pPr>
        <w:spacing w:line="276" w:lineRule="auto"/>
        <w:rPr>
          <w:rFonts w:ascii="Times New Roman" w:eastAsia="Times New Roman" w:hAnsi="Times New Roman" w:cs="Times New Roman"/>
        </w:rPr>
      </w:pPr>
    </w:p>
    <w:p w14:paraId="42A0457A" w14:textId="590A463D" w:rsidR="007279E4" w:rsidRPr="00BF2DFB" w:rsidRDefault="007279E4" w:rsidP="0076647C">
      <w:pPr>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All the duplicate values are removed </w:t>
      </w:r>
      <w:r w:rsidR="00321EC8" w:rsidRPr="00BF2DFB">
        <w:rPr>
          <w:rFonts w:ascii="Times New Roman" w:eastAsia="Times New Roman" w:hAnsi="Times New Roman" w:cs="Times New Roman"/>
        </w:rPr>
        <w:t>using</w:t>
      </w:r>
      <w:r w:rsidRPr="00BF2DFB">
        <w:rPr>
          <w:rFonts w:ascii="Times New Roman" w:eastAsia="Times New Roman" w:hAnsi="Times New Roman" w:cs="Times New Roman"/>
        </w:rPr>
        <w:t xml:space="preserve"> </w:t>
      </w:r>
      <w:r w:rsidR="00321EC8" w:rsidRPr="00BF2DFB">
        <w:rPr>
          <w:rFonts w:ascii="Times New Roman" w:eastAsia="Times New Roman" w:hAnsi="Times New Roman" w:cs="Times New Roman"/>
        </w:rPr>
        <w:t>the klib library. More about it in the pre-processing section</w:t>
      </w:r>
    </w:p>
    <w:p w14:paraId="5B8EC2E0" w14:textId="77777777" w:rsidR="00C24801" w:rsidRPr="00BF2DFB" w:rsidRDefault="00C24801" w:rsidP="0076647C">
      <w:pPr>
        <w:tabs>
          <w:tab w:val="left" w:pos="915"/>
        </w:tabs>
        <w:spacing w:line="276" w:lineRule="auto"/>
        <w:rPr>
          <w:rFonts w:ascii="Times New Roman" w:eastAsia="Times New Roman" w:hAnsi="Times New Roman" w:cs="Times New Roman"/>
          <w:bCs/>
        </w:rPr>
      </w:pPr>
    </w:p>
    <w:p w14:paraId="4BDAF10C" w14:textId="77777777" w:rsidR="00F93070" w:rsidRPr="00BF2DFB" w:rsidRDefault="00F93070" w:rsidP="0076647C">
      <w:pPr>
        <w:tabs>
          <w:tab w:val="left" w:pos="915"/>
        </w:tabs>
        <w:spacing w:line="276" w:lineRule="auto"/>
        <w:rPr>
          <w:rFonts w:ascii="Times New Roman" w:eastAsia="Times New Roman" w:hAnsi="Times New Roman" w:cs="Times New Roman"/>
          <w:bCs/>
        </w:rPr>
      </w:pPr>
    </w:p>
    <w:p w14:paraId="3F80016D" w14:textId="467FE61A" w:rsidR="007B2172" w:rsidRPr="00BF2DFB" w:rsidRDefault="00F93070" w:rsidP="00CA423B">
      <w:pPr>
        <w:pStyle w:val="ListParagraph"/>
        <w:numPr>
          <w:ilvl w:val="2"/>
          <w:numId w:val="20"/>
        </w:numPr>
        <w:tabs>
          <w:tab w:val="left" w:pos="915"/>
        </w:tabs>
        <w:spacing w:line="276" w:lineRule="auto"/>
        <w:rPr>
          <w:rFonts w:ascii="Times New Roman" w:eastAsia="Times New Roman" w:hAnsi="Times New Roman" w:cs="Times New Roman"/>
          <w:b/>
        </w:rPr>
      </w:pPr>
      <w:r w:rsidRPr="00BF2DFB">
        <w:rPr>
          <w:rFonts w:ascii="Times New Roman" w:eastAsia="Times New Roman" w:hAnsi="Times New Roman" w:cs="Times New Roman"/>
          <w:b/>
        </w:rPr>
        <w:t>Outliers</w:t>
      </w:r>
    </w:p>
    <w:p w14:paraId="58FBF382" w14:textId="77777777" w:rsidR="00F93070" w:rsidRPr="00BF2DFB" w:rsidRDefault="00F93070" w:rsidP="0076647C">
      <w:pPr>
        <w:tabs>
          <w:tab w:val="left" w:pos="915"/>
        </w:tabs>
        <w:spacing w:line="276" w:lineRule="auto"/>
        <w:rPr>
          <w:rFonts w:ascii="Times New Roman" w:eastAsia="Times New Roman" w:hAnsi="Times New Roman" w:cs="Times New Roman"/>
          <w:bCs/>
        </w:rPr>
      </w:pPr>
    </w:p>
    <w:p w14:paraId="77AB4150" w14:textId="4289099A" w:rsidR="007B2172" w:rsidRPr="00BF2DFB" w:rsidRDefault="00F93070"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 xml:space="preserve">Outliers denote observations that deviate substantially from the rest of the data points. A variety of reasons, such as data entry errors, merging two datasets, incomplete data or natural variation can cause outliers. Outliers can </w:t>
      </w:r>
      <w:r w:rsidR="007004DF" w:rsidRPr="00BF2DFB">
        <w:rPr>
          <w:rFonts w:ascii="Times New Roman" w:eastAsia="Times New Roman" w:hAnsi="Times New Roman" w:cs="Times New Roman"/>
          <w:bCs/>
        </w:rPr>
        <w:t>influence</w:t>
      </w:r>
      <w:r w:rsidRPr="00BF2DFB">
        <w:rPr>
          <w:rFonts w:ascii="Times New Roman" w:eastAsia="Times New Roman" w:hAnsi="Times New Roman" w:cs="Times New Roman"/>
          <w:bCs/>
        </w:rPr>
        <w:t xml:space="preserve"> the results of statistical analysis mak</w:t>
      </w:r>
      <w:r w:rsidR="007004DF" w:rsidRPr="00BF2DFB">
        <w:rPr>
          <w:rFonts w:ascii="Times New Roman" w:eastAsia="Times New Roman" w:hAnsi="Times New Roman" w:cs="Times New Roman"/>
          <w:bCs/>
        </w:rPr>
        <w:t>ing</w:t>
      </w:r>
      <w:r w:rsidRPr="00BF2DFB">
        <w:rPr>
          <w:rFonts w:ascii="Times New Roman" w:eastAsia="Times New Roman" w:hAnsi="Times New Roman" w:cs="Times New Roman"/>
          <w:bCs/>
        </w:rPr>
        <w:t xml:space="preserve"> it difficult to identify trends in</w:t>
      </w:r>
      <w:r w:rsidR="007004DF" w:rsidRPr="00BF2DFB">
        <w:rPr>
          <w:rFonts w:ascii="Times New Roman" w:eastAsia="Times New Roman" w:hAnsi="Times New Roman" w:cs="Times New Roman"/>
          <w:bCs/>
        </w:rPr>
        <w:t xml:space="preserve"> the</w:t>
      </w:r>
      <w:r w:rsidRPr="00BF2DFB">
        <w:rPr>
          <w:rFonts w:ascii="Times New Roman" w:eastAsia="Times New Roman" w:hAnsi="Times New Roman" w:cs="Times New Roman"/>
          <w:bCs/>
        </w:rPr>
        <w:t xml:space="preserve"> data</w:t>
      </w:r>
      <w:r w:rsidR="007004DF" w:rsidRPr="00BF2DFB">
        <w:rPr>
          <w:rFonts w:ascii="Times New Roman" w:eastAsia="Times New Roman" w:hAnsi="Times New Roman" w:cs="Times New Roman"/>
          <w:bCs/>
        </w:rPr>
        <w:t xml:space="preserve"> also it can</w:t>
      </w:r>
      <w:r w:rsidRPr="00BF2DFB">
        <w:rPr>
          <w:rFonts w:ascii="Times New Roman" w:eastAsia="Times New Roman" w:hAnsi="Times New Roman" w:cs="Times New Roman"/>
          <w:bCs/>
        </w:rPr>
        <w:t xml:space="preserve"> decrease the accuracy of machine learning models.</w:t>
      </w:r>
    </w:p>
    <w:p w14:paraId="6DBFADE3" w14:textId="77777777" w:rsidR="007004DF" w:rsidRPr="00BF2DFB" w:rsidRDefault="007004DF" w:rsidP="0076647C">
      <w:pPr>
        <w:tabs>
          <w:tab w:val="left" w:pos="915"/>
        </w:tabs>
        <w:spacing w:line="276" w:lineRule="auto"/>
        <w:rPr>
          <w:rFonts w:ascii="Times New Roman" w:eastAsia="Times New Roman" w:hAnsi="Times New Roman" w:cs="Times New Roman"/>
          <w:bCs/>
        </w:rPr>
      </w:pPr>
    </w:p>
    <w:p w14:paraId="12704653" w14:textId="5973CA8F" w:rsidR="005921BD" w:rsidRPr="00BF2DFB" w:rsidRDefault="00D93E10"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 xml:space="preserve">The Box plot is a useful tool for examining the central 50% of a dataset also referred as the interquartile range (IQR), providing clear indications of the minimum, maximum, median, and any outliers. Any data points beyond the maximum value/upper whisker/upper fence </w:t>
      </w:r>
      <w:r w:rsidR="009217D3" w:rsidRPr="00BF2DFB">
        <w:rPr>
          <w:rFonts w:ascii="Times New Roman" w:eastAsia="Times New Roman" w:hAnsi="Times New Roman" w:cs="Times New Roman"/>
          <w:bCs/>
        </w:rPr>
        <w:t>is</w:t>
      </w:r>
      <w:r w:rsidRPr="00BF2DFB">
        <w:rPr>
          <w:rFonts w:ascii="Times New Roman" w:eastAsia="Times New Roman" w:hAnsi="Times New Roman" w:cs="Times New Roman"/>
          <w:bCs/>
        </w:rPr>
        <w:t xml:space="preserve"> called </w:t>
      </w:r>
      <w:r w:rsidR="009217D3" w:rsidRPr="00BF2DFB">
        <w:rPr>
          <w:rFonts w:ascii="Times New Roman" w:eastAsia="Times New Roman" w:hAnsi="Times New Roman" w:cs="Times New Roman"/>
          <w:bCs/>
        </w:rPr>
        <w:t>Outliers.</w:t>
      </w:r>
    </w:p>
    <w:p w14:paraId="2A09F5D6" w14:textId="77777777" w:rsidR="00D93E10" w:rsidRPr="00BF2DFB" w:rsidRDefault="00D93E10" w:rsidP="0076647C">
      <w:pPr>
        <w:tabs>
          <w:tab w:val="left" w:pos="915"/>
        </w:tabs>
        <w:spacing w:line="276" w:lineRule="auto"/>
        <w:rPr>
          <w:rFonts w:ascii="Times New Roman" w:eastAsia="Times New Roman" w:hAnsi="Times New Roman" w:cs="Times New Roman"/>
          <w:bCs/>
        </w:rPr>
      </w:pPr>
    </w:p>
    <w:p w14:paraId="6C827CC5" w14:textId="238EF84C" w:rsidR="00E049E4" w:rsidRPr="00BF2DFB" w:rsidRDefault="00065BF1"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lastRenderedPageBreak/>
        <w:t xml:space="preserve">According to the plot in figure below the only outliers that would </w:t>
      </w:r>
      <w:r w:rsidR="00E82042" w:rsidRPr="00BF2DFB">
        <w:rPr>
          <w:rFonts w:ascii="Times New Roman" w:eastAsia="Times New Roman" w:hAnsi="Times New Roman" w:cs="Times New Roman"/>
          <w:bCs/>
        </w:rPr>
        <w:t>affect</w:t>
      </w:r>
      <w:r w:rsidRPr="00BF2DFB">
        <w:rPr>
          <w:rFonts w:ascii="Times New Roman" w:eastAsia="Times New Roman" w:hAnsi="Times New Roman" w:cs="Times New Roman"/>
          <w:bCs/>
        </w:rPr>
        <w:t xml:space="preserve"> the model accuracy would be the "length_of_service" outliers</w:t>
      </w:r>
      <w:r w:rsidR="00E82042" w:rsidRPr="00BF2DFB">
        <w:rPr>
          <w:rFonts w:ascii="Times New Roman" w:eastAsia="Times New Roman" w:hAnsi="Times New Roman" w:cs="Times New Roman"/>
          <w:bCs/>
        </w:rPr>
        <w:t>. Since it the other variable have smaller number of unique values.</w:t>
      </w:r>
      <w:r w:rsidR="005921BD" w:rsidRPr="00BF2DFB">
        <w:rPr>
          <w:rFonts w:ascii="Times New Roman" w:eastAsia="Times New Roman" w:hAnsi="Times New Roman" w:cs="Times New Roman"/>
          <w:bCs/>
        </w:rPr>
        <w:t xml:space="preserve"> </w:t>
      </w:r>
      <w:r w:rsidR="00E049E4" w:rsidRPr="00BF2DFB">
        <w:rPr>
          <w:rFonts w:ascii="Times New Roman" w:eastAsia="Times New Roman" w:hAnsi="Times New Roman" w:cs="Times New Roman"/>
          <w:bCs/>
        </w:rPr>
        <w:t>The upper fence for "length_of_service" is 13, so any data points or values will be removed.</w:t>
      </w:r>
      <w:r w:rsidR="00676F31" w:rsidRPr="00BF2DFB">
        <w:rPr>
          <w:rFonts w:ascii="Times New Roman" w:eastAsia="Times New Roman" w:hAnsi="Times New Roman" w:cs="Times New Roman"/>
          <w:bCs/>
        </w:rPr>
        <w:t xml:space="preserve"> </w:t>
      </w:r>
      <w:r w:rsidR="005921BD" w:rsidRPr="00BF2DFB">
        <w:rPr>
          <w:rFonts w:ascii="Times New Roman" w:eastAsia="Times New Roman" w:hAnsi="Times New Roman" w:cs="Times New Roman"/>
          <w:bCs/>
        </w:rPr>
        <w:t>The outliers present in "age" are not significant enough to cause an impact to model accuracy</w:t>
      </w:r>
      <w:r w:rsidR="00E049E4" w:rsidRPr="00BF2DFB">
        <w:rPr>
          <w:rFonts w:ascii="Times New Roman" w:eastAsia="Times New Roman" w:hAnsi="Times New Roman" w:cs="Times New Roman"/>
          <w:bCs/>
        </w:rPr>
        <w:t>.</w:t>
      </w:r>
    </w:p>
    <w:p w14:paraId="0B1D54B3" w14:textId="77777777" w:rsidR="007004DF" w:rsidRPr="00BF2DFB" w:rsidRDefault="007004DF" w:rsidP="0076647C">
      <w:pPr>
        <w:tabs>
          <w:tab w:val="left" w:pos="915"/>
        </w:tabs>
        <w:spacing w:line="276" w:lineRule="auto"/>
        <w:rPr>
          <w:rFonts w:ascii="Times New Roman" w:eastAsia="Times New Roman" w:hAnsi="Times New Roman" w:cs="Times New Roman"/>
          <w:bCs/>
        </w:rPr>
      </w:pPr>
    </w:p>
    <w:p w14:paraId="6F7E5300" w14:textId="7805C503" w:rsidR="007B2172" w:rsidRPr="00BF2DFB" w:rsidRDefault="007004DF"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noProof/>
        </w:rPr>
        <w:drawing>
          <wp:inline distT="0" distB="0" distL="0" distR="0" wp14:anchorId="1063EA72" wp14:editId="0E6C5F09">
            <wp:extent cx="5943600" cy="2911475"/>
            <wp:effectExtent l="0" t="0" r="0" b="3175"/>
            <wp:docPr id="339744318" name="Picture 1"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4318" name="Picture 1" descr="A picture containing screenshot, diagram, line, plot&#10;&#10;Description automatically generated"/>
                    <pic:cNvPicPr/>
                  </pic:nvPicPr>
                  <pic:blipFill>
                    <a:blip r:embed="rId17"/>
                    <a:stretch>
                      <a:fillRect/>
                    </a:stretch>
                  </pic:blipFill>
                  <pic:spPr>
                    <a:xfrm>
                      <a:off x="0" y="0"/>
                      <a:ext cx="5943600" cy="2911475"/>
                    </a:xfrm>
                    <a:prstGeom prst="rect">
                      <a:avLst/>
                    </a:prstGeom>
                  </pic:spPr>
                </pic:pic>
              </a:graphicData>
            </a:graphic>
          </wp:inline>
        </w:drawing>
      </w:r>
    </w:p>
    <w:p w14:paraId="03CA158D" w14:textId="0ED6D3D7" w:rsidR="00DA4C57" w:rsidRPr="00BF2DFB" w:rsidRDefault="00DA4C57"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 xml:space="preserve">Figure </w:t>
      </w:r>
      <w:r w:rsidR="00266811">
        <w:rPr>
          <w:rFonts w:ascii="Times New Roman" w:eastAsia="Times New Roman" w:hAnsi="Times New Roman" w:cs="Times New Roman"/>
          <w:bCs/>
        </w:rPr>
        <w:t>8</w:t>
      </w:r>
      <w:r w:rsidRPr="00BF2DFB">
        <w:rPr>
          <w:rFonts w:ascii="Times New Roman" w:eastAsia="Times New Roman" w:hAnsi="Times New Roman" w:cs="Times New Roman"/>
          <w:bCs/>
        </w:rPr>
        <w:t xml:space="preserve">- </w:t>
      </w:r>
      <w:r w:rsidR="007004DF" w:rsidRPr="00BF2DFB">
        <w:rPr>
          <w:rFonts w:ascii="Times New Roman" w:eastAsia="Times New Roman" w:hAnsi="Times New Roman" w:cs="Times New Roman"/>
          <w:bCs/>
        </w:rPr>
        <w:t>Outliers</w:t>
      </w:r>
    </w:p>
    <w:p w14:paraId="3C0A851A" w14:textId="42868CBC" w:rsidR="00DA4C57" w:rsidRPr="00BF2DFB" w:rsidRDefault="00DA4C57" w:rsidP="0076647C">
      <w:pPr>
        <w:tabs>
          <w:tab w:val="left" w:pos="915"/>
        </w:tabs>
        <w:spacing w:line="276" w:lineRule="auto"/>
        <w:rPr>
          <w:rFonts w:ascii="Times New Roman" w:eastAsia="Times New Roman" w:hAnsi="Times New Roman" w:cs="Times New Roman"/>
          <w:bCs/>
        </w:rPr>
      </w:pPr>
    </w:p>
    <w:p w14:paraId="6AAD14A2" w14:textId="584A22FA" w:rsidR="00DA4C57" w:rsidRPr="00BF2DFB" w:rsidRDefault="00DA4C57" w:rsidP="00CA423B">
      <w:pPr>
        <w:pStyle w:val="ListParagraph"/>
        <w:numPr>
          <w:ilvl w:val="2"/>
          <w:numId w:val="20"/>
        </w:numPr>
        <w:tabs>
          <w:tab w:val="left" w:pos="915"/>
        </w:tabs>
        <w:spacing w:line="276" w:lineRule="auto"/>
        <w:rPr>
          <w:rFonts w:ascii="Times New Roman" w:eastAsia="Times New Roman" w:hAnsi="Times New Roman" w:cs="Times New Roman"/>
          <w:b/>
        </w:rPr>
      </w:pPr>
      <w:bookmarkStart w:id="5" w:name="_Hlk135614201"/>
      <w:r w:rsidRPr="00BF2DFB">
        <w:rPr>
          <w:rFonts w:ascii="Times New Roman" w:eastAsia="Times New Roman" w:hAnsi="Times New Roman" w:cs="Times New Roman"/>
          <w:b/>
        </w:rPr>
        <w:t>Correlation Matri</w:t>
      </w:r>
      <w:r w:rsidR="00E67CFA" w:rsidRPr="00BF2DFB">
        <w:rPr>
          <w:rFonts w:ascii="Times New Roman" w:eastAsia="Times New Roman" w:hAnsi="Times New Roman" w:cs="Times New Roman"/>
          <w:b/>
        </w:rPr>
        <w:t>x</w:t>
      </w:r>
    </w:p>
    <w:bookmarkEnd w:id="5"/>
    <w:p w14:paraId="4540AD17" w14:textId="77777777" w:rsidR="00D979F8" w:rsidRPr="00BF2DFB" w:rsidRDefault="00D979F8" w:rsidP="0076647C">
      <w:pPr>
        <w:tabs>
          <w:tab w:val="left" w:pos="915"/>
        </w:tabs>
        <w:spacing w:line="276" w:lineRule="auto"/>
        <w:rPr>
          <w:rFonts w:ascii="Times New Roman" w:eastAsia="Times New Roman" w:hAnsi="Times New Roman" w:cs="Times New Roman"/>
          <w:bCs/>
        </w:rPr>
      </w:pPr>
    </w:p>
    <w:p w14:paraId="58CCD516" w14:textId="45178376" w:rsidR="00BD51F6" w:rsidRPr="00BF2DFB" w:rsidRDefault="00D979F8"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A correlation matrix presents a table or matrix showing the correlation coefficients among various variables in each dataset. It offers a convenient means to depict and comprehend the connections or correlations among variables.</w:t>
      </w:r>
      <w:r w:rsidRPr="00BF2DFB">
        <w:rPr>
          <w:rFonts w:ascii="Times New Roman" w:hAnsi="Times New Roman" w:cs="Times New Roman"/>
        </w:rPr>
        <w:t xml:space="preserve"> </w:t>
      </w:r>
      <w:r w:rsidRPr="00BF2DFB">
        <w:rPr>
          <w:rFonts w:ascii="Times New Roman" w:eastAsia="Times New Roman" w:hAnsi="Times New Roman" w:cs="Times New Roman"/>
          <w:bCs/>
        </w:rPr>
        <w:t>It used to identify variables that are correlated with each other, determine the strength of the relationship between variables, and identify variables that may be causing other variables to change</w:t>
      </w:r>
      <w:r w:rsidR="00BD51F6">
        <w:rPr>
          <w:rFonts w:ascii="Times New Roman" w:eastAsia="Times New Roman" w:hAnsi="Times New Roman" w:cs="Times New Roman"/>
          <w:bCs/>
        </w:rPr>
        <w:t>.</w:t>
      </w:r>
    </w:p>
    <w:p w14:paraId="0FACF5B0" w14:textId="7F8D466A" w:rsidR="00DA4C57" w:rsidRPr="00BF2DFB" w:rsidRDefault="00DA4C57" w:rsidP="0076647C">
      <w:pPr>
        <w:tabs>
          <w:tab w:val="left" w:pos="915"/>
        </w:tabs>
        <w:spacing w:line="276" w:lineRule="auto"/>
        <w:rPr>
          <w:rFonts w:ascii="Times New Roman" w:eastAsia="Times New Roman" w:hAnsi="Times New Roman" w:cs="Times New Roman"/>
          <w:bCs/>
        </w:rPr>
      </w:pPr>
    </w:p>
    <w:p w14:paraId="2794A60F" w14:textId="6104E0E9" w:rsidR="00DA4C57" w:rsidRPr="00BF2DFB" w:rsidRDefault="00BD51F6"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noProof/>
        </w:rPr>
        <w:lastRenderedPageBreak/>
        <w:drawing>
          <wp:anchor distT="0" distB="0" distL="114300" distR="114300" simplePos="0" relativeHeight="251658240" behindDoc="0" locked="0" layoutInCell="1" allowOverlap="1" wp14:anchorId="5076992A" wp14:editId="5EEA8328">
            <wp:simplePos x="0" y="0"/>
            <wp:positionH relativeFrom="margin">
              <wp:align>left</wp:align>
            </wp:positionH>
            <wp:positionV relativeFrom="paragraph">
              <wp:posOffset>0</wp:posOffset>
            </wp:positionV>
            <wp:extent cx="5474970" cy="5480050"/>
            <wp:effectExtent l="0" t="0" r="0" b="6350"/>
            <wp:wrapTopAndBottom/>
            <wp:docPr id="109720775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7755" name="Picture 1" descr="A screenshot of a computer scree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79041" cy="5483879"/>
                    </a:xfrm>
                    <a:prstGeom prst="rect">
                      <a:avLst/>
                    </a:prstGeom>
                  </pic:spPr>
                </pic:pic>
              </a:graphicData>
            </a:graphic>
            <wp14:sizeRelH relativeFrom="margin">
              <wp14:pctWidth>0</wp14:pctWidth>
            </wp14:sizeRelH>
            <wp14:sizeRelV relativeFrom="margin">
              <wp14:pctHeight>0</wp14:pctHeight>
            </wp14:sizeRelV>
          </wp:anchor>
        </w:drawing>
      </w:r>
      <w:r w:rsidR="00DA4C57" w:rsidRPr="00BF2DFB">
        <w:rPr>
          <w:rFonts w:ascii="Times New Roman" w:eastAsia="Times New Roman" w:hAnsi="Times New Roman" w:cs="Times New Roman"/>
        </w:rPr>
        <w:t xml:space="preserve">Figure </w:t>
      </w:r>
      <w:r w:rsidR="00266811">
        <w:rPr>
          <w:rFonts w:ascii="Times New Roman" w:eastAsia="Times New Roman" w:hAnsi="Times New Roman" w:cs="Times New Roman"/>
        </w:rPr>
        <w:t>9</w:t>
      </w:r>
      <w:r w:rsidR="00DA4C57" w:rsidRPr="00BF2DFB">
        <w:rPr>
          <w:rFonts w:ascii="Times New Roman" w:eastAsia="Times New Roman" w:hAnsi="Times New Roman" w:cs="Times New Roman"/>
        </w:rPr>
        <w:t>– Correlation matrix</w:t>
      </w:r>
    </w:p>
    <w:p w14:paraId="15DC4161" w14:textId="581E5E6C" w:rsidR="00B77990" w:rsidRDefault="00B77990" w:rsidP="0076647C">
      <w:pPr>
        <w:tabs>
          <w:tab w:val="left" w:pos="915"/>
        </w:tabs>
        <w:spacing w:line="276" w:lineRule="auto"/>
        <w:rPr>
          <w:rFonts w:ascii="Times New Roman" w:eastAsia="Times New Roman" w:hAnsi="Times New Roman" w:cs="Times New Roman"/>
          <w:bCs/>
        </w:rPr>
      </w:pPr>
    </w:p>
    <w:p w14:paraId="1CA200FA" w14:textId="3A785481" w:rsidR="00BF2DFB" w:rsidRPr="00BF2DFB" w:rsidRDefault="00BF2DFB" w:rsidP="0076647C">
      <w:pPr>
        <w:pStyle w:val="ListParagraph"/>
        <w:numPr>
          <w:ilvl w:val="0"/>
          <w:numId w:val="15"/>
        </w:num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age is highly overall correlated with length_of_service</w:t>
      </w:r>
      <w:r>
        <w:rPr>
          <w:rFonts w:ascii="Times New Roman" w:eastAsia="Times New Roman" w:hAnsi="Times New Roman" w:cs="Times New Roman"/>
          <w:bCs/>
        </w:rPr>
        <w:t>.</w:t>
      </w:r>
    </w:p>
    <w:p w14:paraId="5B5193F2" w14:textId="333D4777" w:rsidR="00BF2DFB" w:rsidRDefault="00BF2DFB" w:rsidP="0076647C">
      <w:pPr>
        <w:pStyle w:val="ListParagraph"/>
        <w:numPr>
          <w:ilvl w:val="0"/>
          <w:numId w:val="15"/>
        </w:num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avg_training_score is highly overall correlated with department</w:t>
      </w:r>
      <w:r>
        <w:rPr>
          <w:rFonts w:ascii="Times New Roman" w:eastAsia="Times New Roman" w:hAnsi="Times New Roman" w:cs="Times New Roman"/>
          <w:bCs/>
        </w:rPr>
        <w:t>.</w:t>
      </w:r>
    </w:p>
    <w:p w14:paraId="4C7AF5FE" w14:textId="1C616EAF" w:rsidR="00BF2DFB" w:rsidRDefault="00BF2DFB" w:rsidP="0076647C">
      <w:pPr>
        <w:tabs>
          <w:tab w:val="left" w:pos="915"/>
        </w:tabs>
        <w:spacing w:line="276" w:lineRule="auto"/>
        <w:rPr>
          <w:rFonts w:ascii="Times New Roman" w:eastAsia="Times New Roman" w:hAnsi="Times New Roman" w:cs="Times New Roman"/>
          <w:bCs/>
        </w:rPr>
      </w:pPr>
    </w:p>
    <w:p w14:paraId="41394FB8" w14:textId="7537311F" w:rsidR="00BF2DFB" w:rsidRPr="00BF2DFB" w:rsidRDefault="00BF2DFB" w:rsidP="0076647C">
      <w:pPr>
        <w:tabs>
          <w:tab w:val="left" w:pos="915"/>
        </w:tabs>
        <w:spacing w:line="276" w:lineRule="auto"/>
        <w:rPr>
          <w:rFonts w:ascii="Times New Roman" w:eastAsia="Times New Roman" w:hAnsi="Times New Roman" w:cs="Times New Roman"/>
          <w:bCs/>
        </w:rPr>
      </w:pPr>
    </w:p>
    <w:p w14:paraId="5EC1C91D" w14:textId="731B4FEC" w:rsidR="007B2172" w:rsidRPr="00BF2DFB" w:rsidRDefault="00DA4C57" w:rsidP="00CA423B">
      <w:pPr>
        <w:pStyle w:val="ListParagraph"/>
        <w:numPr>
          <w:ilvl w:val="2"/>
          <w:numId w:val="20"/>
        </w:numPr>
        <w:tabs>
          <w:tab w:val="left" w:pos="915"/>
        </w:tabs>
        <w:spacing w:line="276" w:lineRule="auto"/>
        <w:rPr>
          <w:rFonts w:ascii="Times New Roman" w:eastAsia="Times New Roman" w:hAnsi="Times New Roman" w:cs="Times New Roman"/>
          <w:b/>
        </w:rPr>
      </w:pPr>
      <w:r w:rsidRPr="00BF2DFB">
        <w:rPr>
          <w:rFonts w:ascii="Times New Roman" w:eastAsia="Times New Roman" w:hAnsi="Times New Roman" w:cs="Times New Roman"/>
          <w:b/>
        </w:rPr>
        <w:t>Distribution Plots</w:t>
      </w:r>
    </w:p>
    <w:p w14:paraId="056C10FC" w14:textId="51D37EF3" w:rsidR="00DA4C57" w:rsidRPr="00BF2DFB" w:rsidRDefault="00DA4C57" w:rsidP="0076647C">
      <w:pPr>
        <w:tabs>
          <w:tab w:val="left" w:pos="915"/>
        </w:tabs>
        <w:spacing w:line="276" w:lineRule="auto"/>
        <w:rPr>
          <w:rFonts w:ascii="Times New Roman" w:eastAsia="Times New Roman" w:hAnsi="Times New Roman" w:cs="Times New Roman"/>
          <w:bCs/>
        </w:rPr>
      </w:pPr>
    </w:p>
    <w:p w14:paraId="7484798A" w14:textId="283F9721" w:rsidR="00DA4C57" w:rsidRDefault="00DA4C57"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rPr>
        <w:t>By contrasting the data's actual distribution with the theoretical values anticipated from a particular distribution, distribution plots visually assess the distribution of sample data. In addition to more formal hypothesis testing, distribution charts can be used to determine whether the sample data fits a particular distribution. Additionally presented are the mean, median, standard deviation, and other statistics.</w:t>
      </w:r>
    </w:p>
    <w:p w14:paraId="1E21DE2F" w14:textId="77777777" w:rsidR="005B1BDC" w:rsidRPr="00BF2DFB" w:rsidRDefault="005B1BDC" w:rsidP="0076647C">
      <w:pPr>
        <w:tabs>
          <w:tab w:val="left" w:pos="915"/>
        </w:tabs>
        <w:spacing w:line="276" w:lineRule="auto"/>
        <w:rPr>
          <w:rFonts w:ascii="Times New Roman" w:eastAsia="Times New Roman" w:hAnsi="Times New Roman" w:cs="Times New Roman"/>
          <w:bCs/>
        </w:rPr>
      </w:pPr>
    </w:p>
    <w:p w14:paraId="17E6F575" w14:textId="2CA35298" w:rsidR="009777EA" w:rsidRPr="00BF2DFB" w:rsidRDefault="00BF2DFB" w:rsidP="0076647C">
      <w:pPr>
        <w:tabs>
          <w:tab w:val="left" w:pos="915"/>
        </w:tabs>
        <w:spacing w:line="276" w:lineRule="auto"/>
        <w:rPr>
          <w:rFonts w:ascii="Times New Roman" w:eastAsia="Times New Roman" w:hAnsi="Times New Roman" w:cs="Times New Roman"/>
          <w:bCs/>
        </w:rPr>
      </w:pPr>
      <w:r w:rsidRPr="00BF2DFB">
        <w:rPr>
          <w:rFonts w:ascii="Times New Roman" w:eastAsia="Times New Roman" w:hAnsi="Times New Roman" w:cs="Times New Roman"/>
          <w:bCs/>
          <w:noProof/>
        </w:rPr>
        <w:drawing>
          <wp:inline distT="0" distB="0" distL="0" distR="0" wp14:anchorId="10A452EF" wp14:editId="258EFAFA">
            <wp:extent cx="5943600" cy="1118235"/>
            <wp:effectExtent l="0" t="0" r="0" b="5715"/>
            <wp:docPr id="211966777"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777" name="Picture 1" descr="A picture containing text, line, screenshot, plot&#10;&#10;Description automatically generated"/>
                    <pic:cNvPicPr/>
                  </pic:nvPicPr>
                  <pic:blipFill>
                    <a:blip r:embed="rId19"/>
                    <a:stretch>
                      <a:fillRect/>
                    </a:stretch>
                  </pic:blipFill>
                  <pic:spPr>
                    <a:xfrm>
                      <a:off x="0" y="0"/>
                      <a:ext cx="5943600" cy="1118235"/>
                    </a:xfrm>
                    <a:prstGeom prst="rect">
                      <a:avLst/>
                    </a:prstGeom>
                  </pic:spPr>
                </pic:pic>
              </a:graphicData>
            </a:graphic>
          </wp:inline>
        </w:drawing>
      </w:r>
    </w:p>
    <w:p w14:paraId="0720F896" w14:textId="11BC836A" w:rsidR="009777EA" w:rsidRPr="00BF2DFB" w:rsidRDefault="00BF2DFB" w:rsidP="0076647C">
      <w:pPr>
        <w:tabs>
          <w:tab w:val="left" w:pos="915"/>
        </w:tabs>
        <w:spacing w:line="276" w:lineRule="auto"/>
        <w:rPr>
          <w:rFonts w:ascii="Times New Roman" w:hAnsi="Times New Roman" w:cs="Times New Roman"/>
          <w:noProof/>
        </w:rPr>
      </w:pPr>
      <w:r w:rsidRPr="00BF2DFB">
        <w:rPr>
          <w:rFonts w:ascii="Times New Roman" w:eastAsia="Times New Roman" w:hAnsi="Times New Roman" w:cs="Times New Roman"/>
          <w:bCs/>
          <w:noProof/>
        </w:rPr>
        <w:drawing>
          <wp:inline distT="0" distB="0" distL="0" distR="0" wp14:anchorId="7BA0E5F8" wp14:editId="0946BC19">
            <wp:extent cx="5943600" cy="1118235"/>
            <wp:effectExtent l="0" t="0" r="0" b="5715"/>
            <wp:docPr id="319147627"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7627" name="Picture 1" descr="A picture containing text, line, screenshot, plot&#10;&#10;Description automatically generated"/>
                    <pic:cNvPicPr/>
                  </pic:nvPicPr>
                  <pic:blipFill>
                    <a:blip r:embed="rId20"/>
                    <a:stretch>
                      <a:fillRect/>
                    </a:stretch>
                  </pic:blipFill>
                  <pic:spPr>
                    <a:xfrm>
                      <a:off x="0" y="0"/>
                      <a:ext cx="5943600" cy="1118235"/>
                    </a:xfrm>
                    <a:prstGeom prst="rect">
                      <a:avLst/>
                    </a:prstGeom>
                  </pic:spPr>
                </pic:pic>
              </a:graphicData>
            </a:graphic>
          </wp:inline>
        </w:drawing>
      </w:r>
      <w:r w:rsidRPr="00BF2DFB">
        <w:rPr>
          <w:rFonts w:ascii="Times New Roman" w:hAnsi="Times New Roman" w:cs="Times New Roman"/>
          <w:noProof/>
        </w:rPr>
        <w:t xml:space="preserve"> </w:t>
      </w:r>
      <w:r w:rsidRPr="00BF2DFB">
        <w:rPr>
          <w:rFonts w:ascii="Times New Roman" w:eastAsia="Times New Roman" w:hAnsi="Times New Roman" w:cs="Times New Roman"/>
          <w:bCs/>
          <w:noProof/>
        </w:rPr>
        <w:drawing>
          <wp:inline distT="0" distB="0" distL="0" distR="0" wp14:anchorId="50D3D018" wp14:editId="671A2B7A">
            <wp:extent cx="5943600" cy="1118235"/>
            <wp:effectExtent l="0" t="0" r="0" b="5715"/>
            <wp:docPr id="1450187661"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661" name="Picture 1" descr="A picture containing line, plot, text, diagram&#10;&#10;Description automatically generated"/>
                    <pic:cNvPicPr/>
                  </pic:nvPicPr>
                  <pic:blipFill>
                    <a:blip r:embed="rId21"/>
                    <a:stretch>
                      <a:fillRect/>
                    </a:stretch>
                  </pic:blipFill>
                  <pic:spPr>
                    <a:xfrm>
                      <a:off x="0" y="0"/>
                      <a:ext cx="5943600" cy="1118235"/>
                    </a:xfrm>
                    <a:prstGeom prst="rect">
                      <a:avLst/>
                    </a:prstGeom>
                  </pic:spPr>
                </pic:pic>
              </a:graphicData>
            </a:graphic>
          </wp:inline>
        </w:drawing>
      </w:r>
      <w:r w:rsidRPr="00BF2DFB">
        <w:rPr>
          <w:rFonts w:ascii="Times New Roman" w:hAnsi="Times New Roman" w:cs="Times New Roman"/>
          <w:noProof/>
        </w:rPr>
        <w:t xml:space="preserve"> </w:t>
      </w:r>
      <w:r w:rsidRPr="00BF2DFB">
        <w:rPr>
          <w:rFonts w:ascii="Times New Roman" w:hAnsi="Times New Roman" w:cs="Times New Roman"/>
          <w:noProof/>
        </w:rPr>
        <w:drawing>
          <wp:inline distT="0" distB="0" distL="0" distR="0" wp14:anchorId="5DC3B566" wp14:editId="4C6EE997">
            <wp:extent cx="5943600" cy="1118235"/>
            <wp:effectExtent l="0" t="0" r="0" b="5715"/>
            <wp:docPr id="1838633786"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3786" name="Picture 1" descr="A picture containing text, line, plot, font&#10;&#10;Description automatically generated"/>
                    <pic:cNvPicPr/>
                  </pic:nvPicPr>
                  <pic:blipFill>
                    <a:blip r:embed="rId22"/>
                    <a:stretch>
                      <a:fillRect/>
                    </a:stretch>
                  </pic:blipFill>
                  <pic:spPr>
                    <a:xfrm>
                      <a:off x="0" y="0"/>
                      <a:ext cx="5943600" cy="1118235"/>
                    </a:xfrm>
                    <a:prstGeom prst="rect">
                      <a:avLst/>
                    </a:prstGeom>
                  </pic:spPr>
                </pic:pic>
              </a:graphicData>
            </a:graphic>
          </wp:inline>
        </w:drawing>
      </w:r>
      <w:r w:rsidRPr="00BF2DFB">
        <w:rPr>
          <w:rFonts w:ascii="Times New Roman" w:hAnsi="Times New Roman" w:cs="Times New Roman"/>
          <w:noProof/>
        </w:rPr>
        <w:t xml:space="preserve"> </w:t>
      </w:r>
      <w:r w:rsidRPr="00BF2DFB">
        <w:rPr>
          <w:rFonts w:ascii="Times New Roman" w:hAnsi="Times New Roman" w:cs="Times New Roman"/>
          <w:noProof/>
        </w:rPr>
        <w:drawing>
          <wp:inline distT="0" distB="0" distL="0" distR="0" wp14:anchorId="3111F756" wp14:editId="46DF4002">
            <wp:extent cx="5943600" cy="1118235"/>
            <wp:effectExtent l="0" t="0" r="0" b="5715"/>
            <wp:docPr id="985235419"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5419" name="Picture 1" descr="A picture containing text, line, plot, font&#10;&#10;Description automatically generated"/>
                    <pic:cNvPicPr/>
                  </pic:nvPicPr>
                  <pic:blipFill>
                    <a:blip r:embed="rId23"/>
                    <a:stretch>
                      <a:fillRect/>
                    </a:stretch>
                  </pic:blipFill>
                  <pic:spPr>
                    <a:xfrm>
                      <a:off x="0" y="0"/>
                      <a:ext cx="5943600" cy="1118235"/>
                    </a:xfrm>
                    <a:prstGeom prst="rect">
                      <a:avLst/>
                    </a:prstGeom>
                  </pic:spPr>
                </pic:pic>
              </a:graphicData>
            </a:graphic>
          </wp:inline>
        </w:drawing>
      </w:r>
      <w:r w:rsidRPr="00BF2DFB">
        <w:rPr>
          <w:rFonts w:ascii="Times New Roman" w:hAnsi="Times New Roman" w:cs="Times New Roman"/>
          <w:noProof/>
        </w:rPr>
        <w:t xml:space="preserve"> </w:t>
      </w:r>
      <w:r w:rsidRPr="00BF2DFB">
        <w:rPr>
          <w:rFonts w:ascii="Times New Roman" w:hAnsi="Times New Roman" w:cs="Times New Roman"/>
          <w:noProof/>
        </w:rPr>
        <w:drawing>
          <wp:inline distT="0" distB="0" distL="0" distR="0" wp14:anchorId="6A52D58D" wp14:editId="52018B45">
            <wp:extent cx="5943600" cy="1114425"/>
            <wp:effectExtent l="0" t="0" r="0" b="9525"/>
            <wp:docPr id="2060981364"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1364" name="Picture 1" descr="A picture containing text, plot, line, diagram&#10;&#10;Description automatically generated"/>
                    <pic:cNvPicPr/>
                  </pic:nvPicPr>
                  <pic:blipFill>
                    <a:blip r:embed="rId24"/>
                    <a:stretch>
                      <a:fillRect/>
                    </a:stretch>
                  </pic:blipFill>
                  <pic:spPr>
                    <a:xfrm>
                      <a:off x="0" y="0"/>
                      <a:ext cx="5943600" cy="1114425"/>
                    </a:xfrm>
                    <a:prstGeom prst="rect">
                      <a:avLst/>
                    </a:prstGeom>
                  </pic:spPr>
                </pic:pic>
              </a:graphicData>
            </a:graphic>
          </wp:inline>
        </w:drawing>
      </w:r>
    </w:p>
    <w:p w14:paraId="2A997713" w14:textId="1B913607" w:rsidR="00BF2DFB" w:rsidRDefault="00266811" w:rsidP="0076647C">
      <w:pPr>
        <w:tabs>
          <w:tab w:val="left" w:pos="915"/>
        </w:tabs>
        <w:spacing w:line="276" w:lineRule="auto"/>
        <w:rPr>
          <w:rFonts w:ascii="Times New Roman" w:hAnsi="Times New Roman" w:cs="Times New Roman"/>
          <w:noProof/>
        </w:rPr>
      </w:pPr>
      <w:r>
        <w:rPr>
          <w:rFonts w:ascii="Times New Roman" w:hAnsi="Times New Roman" w:cs="Times New Roman"/>
          <w:noProof/>
        </w:rPr>
        <w:t xml:space="preserve">Figure 10- Distribution plots </w:t>
      </w:r>
    </w:p>
    <w:p w14:paraId="2FBF821D" w14:textId="77777777" w:rsidR="00936261" w:rsidRDefault="00936261" w:rsidP="0076647C">
      <w:pPr>
        <w:tabs>
          <w:tab w:val="left" w:pos="915"/>
        </w:tabs>
        <w:spacing w:line="276" w:lineRule="auto"/>
        <w:rPr>
          <w:rFonts w:ascii="Times New Roman" w:hAnsi="Times New Roman" w:cs="Times New Roman"/>
          <w:noProof/>
        </w:rPr>
      </w:pPr>
    </w:p>
    <w:p w14:paraId="5C346F83" w14:textId="77777777" w:rsidR="00936261" w:rsidRDefault="00936261" w:rsidP="0076647C">
      <w:pPr>
        <w:tabs>
          <w:tab w:val="left" w:pos="915"/>
        </w:tabs>
        <w:spacing w:line="276" w:lineRule="auto"/>
        <w:rPr>
          <w:rFonts w:ascii="Times New Roman" w:hAnsi="Times New Roman" w:cs="Times New Roman"/>
          <w:noProof/>
        </w:rPr>
      </w:pPr>
    </w:p>
    <w:p w14:paraId="26CC53CB" w14:textId="77777777" w:rsidR="001E20EF" w:rsidRDefault="001E20EF" w:rsidP="0076647C">
      <w:pPr>
        <w:tabs>
          <w:tab w:val="left" w:pos="915"/>
        </w:tabs>
        <w:spacing w:line="276" w:lineRule="auto"/>
        <w:rPr>
          <w:rFonts w:ascii="Times New Roman" w:hAnsi="Times New Roman" w:cs="Times New Roman"/>
          <w:noProof/>
        </w:rPr>
      </w:pPr>
    </w:p>
    <w:p w14:paraId="3507DB19" w14:textId="77777777" w:rsidR="00936261" w:rsidRPr="00BF2DFB" w:rsidRDefault="00936261" w:rsidP="0076647C">
      <w:pPr>
        <w:tabs>
          <w:tab w:val="left" w:pos="915"/>
        </w:tabs>
        <w:spacing w:line="276" w:lineRule="auto"/>
        <w:rPr>
          <w:rFonts w:ascii="Times New Roman" w:hAnsi="Times New Roman" w:cs="Times New Roman"/>
          <w:noProof/>
        </w:rPr>
      </w:pPr>
    </w:p>
    <w:p w14:paraId="4963A912" w14:textId="65857E1C" w:rsidR="00BF2DFB" w:rsidRDefault="00BF2DFB" w:rsidP="00CA423B">
      <w:pPr>
        <w:pStyle w:val="ListParagraph"/>
        <w:numPr>
          <w:ilvl w:val="1"/>
          <w:numId w:val="20"/>
        </w:numPr>
        <w:tabs>
          <w:tab w:val="left" w:pos="915"/>
        </w:tabs>
        <w:spacing w:line="276"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Data </w:t>
      </w:r>
      <w:r w:rsidR="00936261">
        <w:rPr>
          <w:rFonts w:ascii="Times New Roman" w:eastAsia="Times New Roman" w:hAnsi="Times New Roman" w:cs="Times New Roman"/>
          <w:b/>
        </w:rPr>
        <w:t>Visualization</w:t>
      </w:r>
    </w:p>
    <w:p w14:paraId="372C3ED1" w14:textId="77777777" w:rsidR="005B1BDC" w:rsidRPr="005B1BDC" w:rsidRDefault="005B1BDC" w:rsidP="0076647C">
      <w:pPr>
        <w:tabs>
          <w:tab w:val="left" w:pos="915"/>
        </w:tabs>
        <w:spacing w:line="276" w:lineRule="auto"/>
        <w:rPr>
          <w:rFonts w:ascii="Times New Roman" w:eastAsia="Times New Roman" w:hAnsi="Times New Roman" w:cs="Times New Roman"/>
          <w:b/>
        </w:rPr>
      </w:pPr>
    </w:p>
    <w:p w14:paraId="63509E2A" w14:textId="0B43A63C" w:rsidR="00BF2DFB" w:rsidRDefault="005B1BDC" w:rsidP="00CA423B">
      <w:pPr>
        <w:pStyle w:val="ListParagraph"/>
        <w:numPr>
          <w:ilvl w:val="2"/>
          <w:numId w:val="20"/>
        </w:numPr>
        <w:tabs>
          <w:tab w:val="left" w:pos="915"/>
        </w:tabs>
        <w:spacing w:line="276" w:lineRule="auto"/>
        <w:rPr>
          <w:rFonts w:ascii="Times New Roman" w:eastAsia="Times New Roman" w:hAnsi="Times New Roman" w:cs="Times New Roman"/>
          <w:b/>
        </w:rPr>
      </w:pPr>
      <w:bookmarkStart w:id="6" w:name="_Hlk135614303"/>
      <w:r>
        <w:rPr>
          <w:rFonts w:ascii="Times New Roman" w:eastAsia="Times New Roman" w:hAnsi="Times New Roman" w:cs="Times New Roman"/>
          <w:b/>
        </w:rPr>
        <w:t>i</w:t>
      </w:r>
      <w:r w:rsidR="00A2400F">
        <w:rPr>
          <w:rFonts w:ascii="Times New Roman" w:eastAsia="Times New Roman" w:hAnsi="Times New Roman" w:cs="Times New Roman"/>
          <w:b/>
        </w:rPr>
        <w:t>s</w:t>
      </w:r>
      <w:r>
        <w:rPr>
          <w:rFonts w:ascii="Times New Roman" w:eastAsia="Times New Roman" w:hAnsi="Times New Roman" w:cs="Times New Roman"/>
          <w:b/>
        </w:rPr>
        <w:t>_p</w:t>
      </w:r>
      <w:r w:rsidR="00A2400F">
        <w:rPr>
          <w:rFonts w:ascii="Times New Roman" w:eastAsia="Times New Roman" w:hAnsi="Times New Roman" w:cs="Times New Roman"/>
          <w:b/>
        </w:rPr>
        <w:t>romoted</w:t>
      </w:r>
      <w:r w:rsidR="00FC6DEB">
        <w:rPr>
          <w:rFonts w:ascii="Times New Roman" w:eastAsia="Times New Roman" w:hAnsi="Times New Roman" w:cs="Times New Roman"/>
          <w:b/>
        </w:rPr>
        <w:t xml:space="preserve"> vs gender</w:t>
      </w:r>
      <w:r w:rsidR="00AE569B">
        <w:rPr>
          <w:rFonts w:ascii="Times New Roman" w:eastAsia="Times New Roman" w:hAnsi="Times New Roman" w:cs="Times New Roman"/>
          <w:b/>
        </w:rPr>
        <w:t xml:space="preserve"> vs </w:t>
      </w:r>
      <w:r w:rsidR="009217D3">
        <w:rPr>
          <w:rFonts w:ascii="Times New Roman" w:eastAsia="Times New Roman" w:hAnsi="Times New Roman" w:cs="Times New Roman"/>
          <w:b/>
        </w:rPr>
        <w:t>age.</w:t>
      </w:r>
    </w:p>
    <w:bookmarkEnd w:id="6"/>
    <w:p w14:paraId="7A3DD8AF" w14:textId="77777777" w:rsidR="00FC6DEB" w:rsidRPr="00FC6DEB" w:rsidRDefault="00FC6DEB" w:rsidP="0076647C">
      <w:pPr>
        <w:tabs>
          <w:tab w:val="left" w:pos="915"/>
        </w:tabs>
        <w:spacing w:line="276" w:lineRule="auto"/>
        <w:rPr>
          <w:rFonts w:ascii="Times New Roman" w:eastAsia="Times New Roman" w:hAnsi="Times New Roman" w:cs="Times New Roman"/>
          <w:bCs/>
        </w:rPr>
      </w:pPr>
    </w:p>
    <w:p w14:paraId="50148003" w14:textId="32972A84" w:rsidR="005B1BDC" w:rsidRDefault="005B1BDC"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Most of the employee belong to the age group of 20 to 40. Most of the promoted employees are male. </w:t>
      </w:r>
      <w:r w:rsidR="00581A73" w:rsidRPr="00581A73">
        <w:rPr>
          <w:rFonts w:ascii="Times New Roman" w:eastAsia="Times New Roman" w:hAnsi="Times New Roman" w:cs="Times New Roman"/>
          <w:bCs/>
        </w:rPr>
        <w:t>While only a small number of workers are given promotions, a higher proportion of males receive promotions compared to their female counterparts. One possible reason is the imbalanced representation of females in the dataset, indicated by their lower proportion compared to males.</w:t>
      </w:r>
      <w:r w:rsidR="00581A73">
        <w:rPr>
          <w:rFonts w:ascii="Times New Roman" w:eastAsia="Times New Roman" w:hAnsi="Times New Roman" w:cs="Times New Roman"/>
          <w:bCs/>
        </w:rPr>
        <w:t xml:space="preserve"> M</w:t>
      </w:r>
      <w:r w:rsidR="00581A73" w:rsidRPr="00581A73">
        <w:rPr>
          <w:rFonts w:ascii="Times New Roman" w:eastAsia="Times New Roman" w:hAnsi="Times New Roman" w:cs="Times New Roman"/>
          <w:bCs/>
        </w:rPr>
        <w:t xml:space="preserve">ultiple factors can </w:t>
      </w:r>
      <w:r w:rsidR="00581A73">
        <w:rPr>
          <w:rFonts w:ascii="Times New Roman" w:eastAsia="Times New Roman" w:hAnsi="Times New Roman" w:cs="Times New Roman"/>
          <w:bCs/>
        </w:rPr>
        <w:t>cause an</w:t>
      </w:r>
      <w:r w:rsidR="00581A73" w:rsidRPr="00581A73">
        <w:rPr>
          <w:rFonts w:ascii="Times New Roman" w:eastAsia="Times New Roman" w:hAnsi="Times New Roman" w:cs="Times New Roman"/>
          <w:bCs/>
        </w:rPr>
        <w:t xml:space="preserve"> imbalance</w:t>
      </w:r>
      <w:r w:rsidR="00581A73">
        <w:rPr>
          <w:rFonts w:ascii="Times New Roman" w:eastAsia="Times New Roman" w:hAnsi="Times New Roman" w:cs="Times New Roman"/>
          <w:bCs/>
        </w:rPr>
        <w:t xml:space="preserve"> in gender, e.g.,</w:t>
      </w:r>
      <w:r w:rsidR="00581A73" w:rsidRPr="00581A73">
        <w:rPr>
          <w:rFonts w:ascii="Times New Roman" w:eastAsia="Times New Roman" w:hAnsi="Times New Roman" w:cs="Times New Roman"/>
          <w:bCs/>
        </w:rPr>
        <w:t xml:space="preserve"> variations in the demographics of the workforce or the methods used for sampling.</w:t>
      </w:r>
      <w:r>
        <w:rPr>
          <w:rFonts w:ascii="Times New Roman" w:eastAsia="Times New Roman" w:hAnsi="Times New Roman" w:cs="Times New Roman"/>
          <w:bCs/>
        </w:rPr>
        <w:t xml:space="preserve"> After the age of 50 there is barely any female employee in the promoted section.</w:t>
      </w:r>
    </w:p>
    <w:p w14:paraId="447434B8" w14:textId="762659E1" w:rsidR="005B1BDC" w:rsidRDefault="005B1BDC" w:rsidP="0076647C">
      <w:pPr>
        <w:tabs>
          <w:tab w:val="left" w:pos="915"/>
        </w:tabs>
        <w:spacing w:line="276" w:lineRule="auto"/>
        <w:rPr>
          <w:rFonts w:ascii="Times New Roman" w:eastAsia="Times New Roman" w:hAnsi="Times New Roman" w:cs="Times New Roman"/>
          <w:bCs/>
        </w:rPr>
      </w:pPr>
    </w:p>
    <w:p w14:paraId="162D0682" w14:textId="30F415E6" w:rsidR="00AE569B" w:rsidRDefault="005B1BDC" w:rsidP="0076647C">
      <w:pPr>
        <w:tabs>
          <w:tab w:val="left" w:pos="915"/>
        </w:tabs>
        <w:spacing w:line="276" w:lineRule="auto"/>
        <w:jc w:val="center"/>
        <w:rPr>
          <w:rFonts w:ascii="Times New Roman" w:eastAsia="Times New Roman" w:hAnsi="Times New Roman" w:cs="Times New Roman"/>
          <w:bCs/>
        </w:rPr>
      </w:pPr>
      <w:r w:rsidRPr="00AE569B">
        <w:rPr>
          <w:rFonts w:ascii="Times New Roman" w:eastAsia="Times New Roman" w:hAnsi="Times New Roman" w:cs="Times New Roman"/>
          <w:bCs/>
          <w:noProof/>
        </w:rPr>
        <w:drawing>
          <wp:inline distT="0" distB="0" distL="0" distR="0" wp14:anchorId="1EF8F073" wp14:editId="53A9521A">
            <wp:extent cx="5943600" cy="1924813"/>
            <wp:effectExtent l="0" t="0" r="9525" b="0"/>
            <wp:docPr id="723478693" name="Picture 1" descr="A picture containing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8693" name="Picture 1" descr="A picture containing plot, diagram, screensh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24813"/>
                    </a:xfrm>
                    <a:prstGeom prst="rect">
                      <a:avLst/>
                    </a:prstGeom>
                  </pic:spPr>
                </pic:pic>
              </a:graphicData>
            </a:graphic>
          </wp:inline>
        </w:drawing>
      </w:r>
    </w:p>
    <w:p w14:paraId="60C6F274" w14:textId="31153FF2" w:rsidR="00266811" w:rsidRDefault="00266811" w:rsidP="0076647C">
      <w:pPr>
        <w:tabs>
          <w:tab w:val="left" w:pos="915"/>
        </w:tabs>
        <w:spacing w:line="276" w:lineRule="auto"/>
        <w:rPr>
          <w:rFonts w:ascii="Times New Roman" w:hAnsi="Times New Roman" w:cs="Times New Roman"/>
          <w:noProof/>
        </w:rPr>
      </w:pPr>
      <w:r>
        <w:rPr>
          <w:rFonts w:ascii="Times New Roman" w:hAnsi="Times New Roman" w:cs="Times New Roman"/>
          <w:noProof/>
        </w:rPr>
        <w:t xml:space="preserve">Figure 11- </w:t>
      </w:r>
      <w:r w:rsidRPr="00266811">
        <w:rPr>
          <w:rFonts w:ascii="Times New Roman" w:hAnsi="Times New Roman" w:cs="Times New Roman"/>
          <w:noProof/>
        </w:rPr>
        <w:t>is_promoted vs gender vs age</w:t>
      </w:r>
    </w:p>
    <w:p w14:paraId="56E81E13" w14:textId="2A6E33D3" w:rsidR="00936261" w:rsidRDefault="00936261" w:rsidP="0076647C">
      <w:pPr>
        <w:tabs>
          <w:tab w:val="left" w:pos="3540"/>
        </w:tabs>
        <w:spacing w:line="276" w:lineRule="auto"/>
        <w:rPr>
          <w:rFonts w:ascii="Times New Roman" w:eastAsia="Times New Roman" w:hAnsi="Times New Roman" w:cs="Times New Roman"/>
          <w:bCs/>
        </w:rPr>
      </w:pPr>
    </w:p>
    <w:p w14:paraId="43F01D31" w14:textId="6DADC966" w:rsidR="00936261" w:rsidRDefault="00AE569B" w:rsidP="00CA423B">
      <w:pPr>
        <w:pStyle w:val="ListParagraph"/>
        <w:numPr>
          <w:ilvl w:val="2"/>
          <w:numId w:val="20"/>
        </w:numPr>
        <w:tabs>
          <w:tab w:val="left" w:pos="915"/>
        </w:tabs>
        <w:spacing w:line="276" w:lineRule="auto"/>
        <w:rPr>
          <w:rFonts w:ascii="Times New Roman" w:eastAsia="Times New Roman" w:hAnsi="Times New Roman" w:cs="Times New Roman"/>
          <w:b/>
        </w:rPr>
      </w:pPr>
      <w:bookmarkStart w:id="7" w:name="_Hlk135614390"/>
      <w:r w:rsidRPr="005B1BDC">
        <w:rPr>
          <w:rFonts w:ascii="Times New Roman" w:eastAsia="Times New Roman" w:hAnsi="Times New Roman" w:cs="Times New Roman"/>
          <w:b/>
        </w:rPr>
        <w:t>is</w:t>
      </w:r>
      <w:r w:rsidR="005B1BDC">
        <w:rPr>
          <w:rFonts w:ascii="Times New Roman" w:eastAsia="Times New Roman" w:hAnsi="Times New Roman" w:cs="Times New Roman"/>
          <w:b/>
        </w:rPr>
        <w:t>_p</w:t>
      </w:r>
      <w:r w:rsidRPr="005B1BDC">
        <w:rPr>
          <w:rFonts w:ascii="Times New Roman" w:eastAsia="Times New Roman" w:hAnsi="Times New Roman" w:cs="Times New Roman"/>
          <w:b/>
        </w:rPr>
        <w:t xml:space="preserve">romoted vs gender vs </w:t>
      </w:r>
      <w:r w:rsidR="005B1BDC" w:rsidRPr="005B1BDC">
        <w:rPr>
          <w:rFonts w:ascii="Times New Roman" w:eastAsia="Times New Roman" w:hAnsi="Times New Roman" w:cs="Times New Roman"/>
          <w:b/>
        </w:rPr>
        <w:t>length_of_</w:t>
      </w:r>
      <w:r w:rsidR="009217D3" w:rsidRPr="005B1BDC">
        <w:rPr>
          <w:rFonts w:ascii="Times New Roman" w:eastAsia="Times New Roman" w:hAnsi="Times New Roman" w:cs="Times New Roman"/>
          <w:b/>
        </w:rPr>
        <w:t>service.</w:t>
      </w:r>
    </w:p>
    <w:bookmarkEnd w:id="7"/>
    <w:p w14:paraId="018B1A7D" w14:textId="77777777" w:rsidR="00BD51F6" w:rsidRDefault="00BD51F6" w:rsidP="0076647C">
      <w:pPr>
        <w:tabs>
          <w:tab w:val="left" w:pos="915"/>
        </w:tabs>
        <w:spacing w:line="276" w:lineRule="auto"/>
        <w:rPr>
          <w:rFonts w:ascii="Times New Roman" w:eastAsia="Times New Roman" w:hAnsi="Times New Roman" w:cs="Times New Roman"/>
          <w:bCs/>
        </w:rPr>
      </w:pPr>
    </w:p>
    <w:p w14:paraId="22005B24" w14:textId="2EE216F3" w:rsidR="00BD51F6" w:rsidRPr="00BD51F6" w:rsidRDefault="00BD51F6"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The majority of the employees have 0 to 10 years of experience and people belonging to that group also have the majority of the promotions to themselves. People having length of service of 0 to 7 years are more likely to be promoted.</w:t>
      </w:r>
    </w:p>
    <w:p w14:paraId="06E94D26" w14:textId="0EDB7F87" w:rsidR="00AE569B" w:rsidRDefault="00BD51F6" w:rsidP="0076647C">
      <w:pPr>
        <w:tabs>
          <w:tab w:val="left" w:pos="915"/>
        </w:tabs>
        <w:spacing w:line="276" w:lineRule="auto"/>
        <w:rPr>
          <w:rFonts w:ascii="Times New Roman" w:eastAsia="Times New Roman" w:hAnsi="Times New Roman" w:cs="Times New Roman"/>
          <w:bCs/>
        </w:rPr>
      </w:pPr>
      <w:r>
        <w:rPr>
          <w:noProof/>
        </w:rPr>
        <w:drawing>
          <wp:inline distT="0" distB="0" distL="0" distR="0" wp14:anchorId="5EC9F632" wp14:editId="5B1E76A5">
            <wp:extent cx="5943600" cy="2021205"/>
            <wp:effectExtent l="0" t="0" r="0" b="0"/>
            <wp:docPr id="148463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3136" name=""/>
                    <pic:cNvPicPr/>
                  </pic:nvPicPr>
                  <pic:blipFill>
                    <a:blip r:embed="rId26"/>
                    <a:stretch>
                      <a:fillRect/>
                    </a:stretch>
                  </pic:blipFill>
                  <pic:spPr>
                    <a:xfrm>
                      <a:off x="0" y="0"/>
                      <a:ext cx="5943600" cy="2021205"/>
                    </a:xfrm>
                    <a:prstGeom prst="rect">
                      <a:avLst/>
                    </a:prstGeom>
                  </pic:spPr>
                </pic:pic>
              </a:graphicData>
            </a:graphic>
          </wp:inline>
        </w:drawing>
      </w:r>
    </w:p>
    <w:p w14:paraId="2B0A8377" w14:textId="6C46D34E" w:rsidR="00266811" w:rsidRDefault="00266811"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12- </w:t>
      </w:r>
      <w:r w:rsidRPr="00266811">
        <w:rPr>
          <w:rFonts w:ascii="Times New Roman" w:eastAsia="Times New Roman" w:hAnsi="Times New Roman" w:cs="Times New Roman"/>
          <w:bCs/>
        </w:rPr>
        <w:t>is_promoted vs gender vs length_of_</w:t>
      </w:r>
      <w:r w:rsidR="009217D3" w:rsidRPr="00266811">
        <w:rPr>
          <w:rFonts w:ascii="Times New Roman" w:eastAsia="Times New Roman" w:hAnsi="Times New Roman" w:cs="Times New Roman"/>
          <w:bCs/>
        </w:rPr>
        <w:t>service.</w:t>
      </w:r>
    </w:p>
    <w:p w14:paraId="2E9096AF" w14:textId="77777777" w:rsidR="001E20EF" w:rsidRDefault="001E20EF" w:rsidP="0076647C">
      <w:pPr>
        <w:tabs>
          <w:tab w:val="left" w:pos="915"/>
        </w:tabs>
        <w:spacing w:line="276" w:lineRule="auto"/>
        <w:rPr>
          <w:rFonts w:ascii="Times New Roman" w:eastAsia="Times New Roman" w:hAnsi="Times New Roman" w:cs="Times New Roman"/>
          <w:bCs/>
        </w:rPr>
      </w:pPr>
    </w:p>
    <w:p w14:paraId="08BD98CF" w14:textId="74250A35" w:rsidR="001A21A9" w:rsidRPr="001E20EF" w:rsidRDefault="00CD0081" w:rsidP="0076647C">
      <w:pPr>
        <w:pStyle w:val="ListParagraph"/>
        <w:numPr>
          <w:ilvl w:val="2"/>
          <w:numId w:val="20"/>
        </w:numPr>
        <w:tabs>
          <w:tab w:val="left" w:pos="915"/>
        </w:tabs>
        <w:spacing w:line="276" w:lineRule="auto"/>
        <w:rPr>
          <w:rFonts w:ascii="Times New Roman" w:eastAsia="Times New Roman" w:hAnsi="Times New Roman" w:cs="Times New Roman"/>
          <w:b/>
        </w:rPr>
      </w:pPr>
      <w:bookmarkStart w:id="8" w:name="_Hlk135614409"/>
      <w:r>
        <w:rPr>
          <w:rFonts w:ascii="Times New Roman" w:eastAsia="Times New Roman" w:hAnsi="Times New Roman" w:cs="Times New Roman"/>
          <w:b/>
        </w:rPr>
        <w:lastRenderedPageBreak/>
        <w:t>is_promoted vs age vs length_of_</w:t>
      </w:r>
      <w:r w:rsidR="009217D3">
        <w:rPr>
          <w:rFonts w:ascii="Times New Roman" w:eastAsia="Times New Roman" w:hAnsi="Times New Roman" w:cs="Times New Roman"/>
          <w:b/>
        </w:rPr>
        <w:t>service.</w:t>
      </w:r>
      <w:bookmarkEnd w:id="8"/>
    </w:p>
    <w:p w14:paraId="7A1A4ED9" w14:textId="2167A641" w:rsidR="00CD0081" w:rsidRDefault="001A21A9" w:rsidP="0076647C">
      <w:pPr>
        <w:tabs>
          <w:tab w:val="left" w:pos="915"/>
        </w:tabs>
        <w:spacing w:line="276" w:lineRule="auto"/>
        <w:rPr>
          <w:rFonts w:ascii="Times New Roman" w:eastAsia="Times New Roman" w:hAnsi="Times New Roman" w:cs="Times New Roman"/>
          <w:bCs/>
        </w:rPr>
      </w:pPr>
      <w:r w:rsidRPr="001A21A9">
        <w:rPr>
          <w:rFonts w:ascii="Times New Roman" w:eastAsia="Times New Roman" w:hAnsi="Times New Roman" w:cs="Times New Roman"/>
          <w:bCs/>
        </w:rPr>
        <w:t xml:space="preserve">By examining the strip plot, it becomes apparent that there is a correlation of a </w:t>
      </w:r>
      <w:r w:rsidR="00BA7339">
        <w:rPr>
          <w:rFonts w:ascii="Times New Roman" w:eastAsia="Times New Roman" w:hAnsi="Times New Roman" w:cs="Times New Roman"/>
          <w:bCs/>
        </w:rPr>
        <w:t>favourable</w:t>
      </w:r>
      <w:r w:rsidRPr="001A21A9">
        <w:rPr>
          <w:rFonts w:ascii="Times New Roman" w:eastAsia="Times New Roman" w:hAnsi="Times New Roman" w:cs="Times New Roman"/>
          <w:bCs/>
        </w:rPr>
        <w:t xml:space="preserve"> nature between the length of service and age. Usually, as employees stay longer in their job, the range of ages they belong to tends to expand or widen. This discovery indicates that the seniority of employees in the company is positively correlated with their age.</w:t>
      </w:r>
      <w:r>
        <w:rPr>
          <w:rFonts w:ascii="Times New Roman" w:eastAsia="Times New Roman" w:hAnsi="Times New Roman" w:cs="Times New Roman"/>
          <w:bCs/>
        </w:rPr>
        <w:t xml:space="preserve"> </w:t>
      </w:r>
      <w:r w:rsidRPr="001A21A9">
        <w:rPr>
          <w:rFonts w:ascii="Times New Roman" w:eastAsia="Times New Roman" w:hAnsi="Times New Roman" w:cs="Times New Roman"/>
          <w:bCs/>
        </w:rPr>
        <w:t>This association corresponds with rational thinking. Less-experienced workers who are younger have had fewer opportunities to dedicate themselves to their careers and amass knowledge within the company. On the other hand, senior workers probably have a more extended history with the organization, suggesting greater length of service.</w:t>
      </w:r>
    </w:p>
    <w:p w14:paraId="20B369A0" w14:textId="77777777" w:rsidR="00D8150C" w:rsidRPr="001A21A9" w:rsidRDefault="00D8150C" w:rsidP="0076647C">
      <w:pPr>
        <w:tabs>
          <w:tab w:val="left" w:pos="915"/>
        </w:tabs>
        <w:spacing w:line="276" w:lineRule="auto"/>
        <w:rPr>
          <w:rFonts w:ascii="Times New Roman" w:eastAsia="Times New Roman" w:hAnsi="Times New Roman" w:cs="Times New Roman"/>
          <w:bCs/>
        </w:rPr>
      </w:pPr>
    </w:p>
    <w:p w14:paraId="129F5482" w14:textId="00181E3B" w:rsidR="00CD0081" w:rsidRDefault="00D8150C" w:rsidP="0076647C">
      <w:pPr>
        <w:tabs>
          <w:tab w:val="left" w:pos="915"/>
        </w:tabs>
        <w:spacing w:line="276" w:lineRule="auto"/>
        <w:rPr>
          <w:rFonts w:ascii="Times New Roman" w:eastAsia="Times New Roman" w:hAnsi="Times New Roman" w:cs="Times New Roman"/>
          <w:bCs/>
        </w:rPr>
      </w:pPr>
      <w:r w:rsidRPr="00D8150C">
        <w:rPr>
          <w:rFonts w:ascii="Times New Roman" w:eastAsia="Times New Roman" w:hAnsi="Times New Roman" w:cs="Times New Roman"/>
          <w:bCs/>
          <w:noProof/>
        </w:rPr>
        <w:drawing>
          <wp:inline distT="0" distB="0" distL="0" distR="0" wp14:anchorId="384C67EB" wp14:editId="0C748FBF">
            <wp:extent cx="5943600" cy="1859915"/>
            <wp:effectExtent l="0" t="0" r="0" b="6985"/>
            <wp:docPr id="1666449825"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9825" name="Picture 1" descr="A picture containing text, screenshot, line, plot&#10;&#10;Description automatically generated"/>
                    <pic:cNvPicPr/>
                  </pic:nvPicPr>
                  <pic:blipFill>
                    <a:blip r:embed="rId27"/>
                    <a:stretch>
                      <a:fillRect/>
                    </a:stretch>
                  </pic:blipFill>
                  <pic:spPr>
                    <a:xfrm>
                      <a:off x="0" y="0"/>
                      <a:ext cx="5943600" cy="1859915"/>
                    </a:xfrm>
                    <a:prstGeom prst="rect">
                      <a:avLst/>
                    </a:prstGeom>
                  </pic:spPr>
                </pic:pic>
              </a:graphicData>
            </a:graphic>
          </wp:inline>
        </w:drawing>
      </w:r>
    </w:p>
    <w:p w14:paraId="5A442167" w14:textId="3E668DEF" w:rsidR="007002C3" w:rsidRDefault="00266811"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13- is</w:t>
      </w:r>
      <w:r w:rsidRPr="00266811">
        <w:rPr>
          <w:rFonts w:ascii="Times New Roman" w:eastAsia="Times New Roman" w:hAnsi="Times New Roman" w:cs="Times New Roman"/>
          <w:bCs/>
        </w:rPr>
        <w:t>_promoted vs age vs length_of_</w:t>
      </w:r>
      <w:r w:rsidR="009217D3" w:rsidRPr="00266811">
        <w:rPr>
          <w:rFonts w:ascii="Times New Roman" w:eastAsia="Times New Roman" w:hAnsi="Times New Roman" w:cs="Times New Roman"/>
          <w:bCs/>
        </w:rPr>
        <w:t>service.</w:t>
      </w:r>
    </w:p>
    <w:p w14:paraId="742D6B34" w14:textId="77777777" w:rsidR="007002C3" w:rsidRDefault="007002C3" w:rsidP="0076647C">
      <w:pPr>
        <w:tabs>
          <w:tab w:val="left" w:pos="915"/>
        </w:tabs>
        <w:spacing w:line="276" w:lineRule="auto"/>
        <w:rPr>
          <w:rFonts w:ascii="Times New Roman" w:eastAsia="Times New Roman" w:hAnsi="Times New Roman" w:cs="Times New Roman"/>
          <w:bCs/>
        </w:rPr>
      </w:pPr>
    </w:p>
    <w:p w14:paraId="2A05A6D7" w14:textId="605509D7" w:rsidR="00CD0081" w:rsidRDefault="00CD0081" w:rsidP="0076647C">
      <w:pPr>
        <w:tabs>
          <w:tab w:val="left" w:pos="915"/>
        </w:tabs>
        <w:spacing w:line="276" w:lineRule="auto"/>
        <w:rPr>
          <w:rFonts w:ascii="Times New Roman" w:eastAsia="Times New Roman" w:hAnsi="Times New Roman" w:cs="Times New Roman"/>
          <w:bCs/>
        </w:rPr>
      </w:pPr>
    </w:p>
    <w:p w14:paraId="0FBE921A" w14:textId="77777777" w:rsidR="00BE58E3" w:rsidRDefault="00BE58E3" w:rsidP="0076647C">
      <w:pPr>
        <w:tabs>
          <w:tab w:val="left" w:pos="915"/>
        </w:tabs>
        <w:spacing w:line="276" w:lineRule="auto"/>
        <w:rPr>
          <w:rFonts w:ascii="Times New Roman" w:eastAsia="Times New Roman" w:hAnsi="Times New Roman" w:cs="Times New Roman"/>
          <w:bCs/>
        </w:rPr>
      </w:pPr>
    </w:p>
    <w:p w14:paraId="64209EAC" w14:textId="77777777" w:rsidR="00BE58E3" w:rsidRDefault="00BE58E3" w:rsidP="0076647C">
      <w:pPr>
        <w:tabs>
          <w:tab w:val="left" w:pos="915"/>
        </w:tabs>
        <w:spacing w:line="276" w:lineRule="auto"/>
        <w:rPr>
          <w:rFonts w:ascii="Times New Roman" w:eastAsia="Times New Roman" w:hAnsi="Times New Roman" w:cs="Times New Roman"/>
          <w:bCs/>
        </w:rPr>
      </w:pPr>
    </w:p>
    <w:p w14:paraId="488DCB0A" w14:textId="77777777" w:rsidR="00BE58E3" w:rsidRDefault="00BE58E3" w:rsidP="0076647C">
      <w:pPr>
        <w:tabs>
          <w:tab w:val="left" w:pos="915"/>
        </w:tabs>
        <w:spacing w:line="276" w:lineRule="auto"/>
        <w:rPr>
          <w:rFonts w:ascii="Times New Roman" w:eastAsia="Times New Roman" w:hAnsi="Times New Roman" w:cs="Times New Roman"/>
          <w:bCs/>
        </w:rPr>
      </w:pPr>
    </w:p>
    <w:p w14:paraId="2BD2CABA" w14:textId="77777777" w:rsidR="00BE58E3" w:rsidRDefault="00BE58E3" w:rsidP="0076647C">
      <w:pPr>
        <w:tabs>
          <w:tab w:val="left" w:pos="915"/>
        </w:tabs>
        <w:spacing w:line="276" w:lineRule="auto"/>
        <w:rPr>
          <w:rFonts w:ascii="Times New Roman" w:eastAsia="Times New Roman" w:hAnsi="Times New Roman" w:cs="Times New Roman"/>
          <w:bCs/>
        </w:rPr>
      </w:pPr>
    </w:p>
    <w:p w14:paraId="3D9C8663" w14:textId="77777777" w:rsidR="00BE58E3" w:rsidRDefault="00BE58E3" w:rsidP="0076647C">
      <w:pPr>
        <w:tabs>
          <w:tab w:val="left" w:pos="915"/>
        </w:tabs>
        <w:spacing w:line="276" w:lineRule="auto"/>
        <w:rPr>
          <w:rFonts w:ascii="Times New Roman" w:eastAsia="Times New Roman" w:hAnsi="Times New Roman" w:cs="Times New Roman"/>
          <w:bCs/>
        </w:rPr>
      </w:pPr>
    </w:p>
    <w:p w14:paraId="779D49CD" w14:textId="77777777" w:rsidR="00BE58E3" w:rsidRDefault="00BE58E3" w:rsidP="0076647C">
      <w:pPr>
        <w:tabs>
          <w:tab w:val="left" w:pos="915"/>
        </w:tabs>
        <w:spacing w:line="276" w:lineRule="auto"/>
        <w:rPr>
          <w:rFonts w:ascii="Times New Roman" w:eastAsia="Times New Roman" w:hAnsi="Times New Roman" w:cs="Times New Roman"/>
          <w:bCs/>
        </w:rPr>
      </w:pPr>
    </w:p>
    <w:p w14:paraId="74FE8726" w14:textId="77777777" w:rsidR="00BE58E3" w:rsidRDefault="00BE58E3" w:rsidP="0076647C">
      <w:pPr>
        <w:tabs>
          <w:tab w:val="left" w:pos="915"/>
        </w:tabs>
        <w:spacing w:line="276" w:lineRule="auto"/>
        <w:rPr>
          <w:rFonts w:ascii="Times New Roman" w:eastAsia="Times New Roman" w:hAnsi="Times New Roman" w:cs="Times New Roman"/>
          <w:bCs/>
        </w:rPr>
      </w:pPr>
    </w:p>
    <w:p w14:paraId="3237908C" w14:textId="77777777" w:rsidR="00BE58E3" w:rsidRDefault="00BE58E3" w:rsidP="0076647C">
      <w:pPr>
        <w:tabs>
          <w:tab w:val="left" w:pos="915"/>
        </w:tabs>
        <w:spacing w:line="276" w:lineRule="auto"/>
        <w:rPr>
          <w:rFonts w:ascii="Times New Roman" w:eastAsia="Times New Roman" w:hAnsi="Times New Roman" w:cs="Times New Roman"/>
          <w:bCs/>
        </w:rPr>
      </w:pPr>
    </w:p>
    <w:p w14:paraId="5B6D0024" w14:textId="77777777" w:rsidR="00BE58E3" w:rsidRDefault="00BE58E3" w:rsidP="0076647C">
      <w:pPr>
        <w:tabs>
          <w:tab w:val="left" w:pos="915"/>
        </w:tabs>
        <w:spacing w:line="276" w:lineRule="auto"/>
        <w:rPr>
          <w:rFonts w:ascii="Times New Roman" w:eastAsia="Times New Roman" w:hAnsi="Times New Roman" w:cs="Times New Roman"/>
          <w:bCs/>
        </w:rPr>
      </w:pPr>
    </w:p>
    <w:p w14:paraId="6BEC3D40" w14:textId="77777777" w:rsidR="00BE58E3" w:rsidRDefault="00BE58E3" w:rsidP="0076647C">
      <w:pPr>
        <w:tabs>
          <w:tab w:val="left" w:pos="915"/>
        </w:tabs>
        <w:spacing w:line="276" w:lineRule="auto"/>
        <w:rPr>
          <w:rFonts w:ascii="Times New Roman" w:eastAsia="Times New Roman" w:hAnsi="Times New Roman" w:cs="Times New Roman"/>
          <w:bCs/>
        </w:rPr>
      </w:pPr>
    </w:p>
    <w:p w14:paraId="73258C33" w14:textId="77777777" w:rsidR="00BE58E3" w:rsidRDefault="00BE58E3" w:rsidP="0076647C">
      <w:pPr>
        <w:tabs>
          <w:tab w:val="left" w:pos="915"/>
        </w:tabs>
        <w:spacing w:line="276" w:lineRule="auto"/>
        <w:rPr>
          <w:rFonts w:ascii="Times New Roman" w:eastAsia="Times New Roman" w:hAnsi="Times New Roman" w:cs="Times New Roman"/>
          <w:bCs/>
        </w:rPr>
      </w:pPr>
    </w:p>
    <w:p w14:paraId="133121CA" w14:textId="77777777" w:rsidR="00BE58E3" w:rsidRDefault="00BE58E3" w:rsidP="0076647C">
      <w:pPr>
        <w:tabs>
          <w:tab w:val="left" w:pos="915"/>
        </w:tabs>
        <w:spacing w:line="276" w:lineRule="auto"/>
        <w:rPr>
          <w:rFonts w:ascii="Times New Roman" w:eastAsia="Times New Roman" w:hAnsi="Times New Roman" w:cs="Times New Roman"/>
          <w:bCs/>
        </w:rPr>
      </w:pPr>
    </w:p>
    <w:p w14:paraId="08FD2F09" w14:textId="77777777" w:rsidR="001E20EF" w:rsidRDefault="001E20EF" w:rsidP="0076647C">
      <w:pPr>
        <w:tabs>
          <w:tab w:val="left" w:pos="915"/>
        </w:tabs>
        <w:spacing w:line="276" w:lineRule="auto"/>
        <w:rPr>
          <w:rFonts w:ascii="Times New Roman" w:eastAsia="Times New Roman" w:hAnsi="Times New Roman" w:cs="Times New Roman"/>
          <w:bCs/>
        </w:rPr>
      </w:pPr>
    </w:p>
    <w:p w14:paraId="11AB0700" w14:textId="77777777" w:rsidR="001E20EF" w:rsidRDefault="001E20EF" w:rsidP="0076647C">
      <w:pPr>
        <w:tabs>
          <w:tab w:val="left" w:pos="915"/>
        </w:tabs>
        <w:spacing w:line="276" w:lineRule="auto"/>
        <w:rPr>
          <w:rFonts w:ascii="Times New Roman" w:eastAsia="Times New Roman" w:hAnsi="Times New Roman" w:cs="Times New Roman"/>
          <w:bCs/>
        </w:rPr>
      </w:pPr>
    </w:p>
    <w:p w14:paraId="520DF023" w14:textId="77777777" w:rsidR="00BE58E3" w:rsidRDefault="00BE58E3" w:rsidP="0076647C">
      <w:pPr>
        <w:tabs>
          <w:tab w:val="left" w:pos="915"/>
        </w:tabs>
        <w:spacing w:line="276" w:lineRule="auto"/>
        <w:rPr>
          <w:rFonts w:ascii="Times New Roman" w:eastAsia="Times New Roman" w:hAnsi="Times New Roman" w:cs="Times New Roman"/>
          <w:bCs/>
        </w:rPr>
      </w:pPr>
    </w:p>
    <w:p w14:paraId="68D630B4" w14:textId="77777777" w:rsidR="00BE58E3" w:rsidRDefault="00BE58E3" w:rsidP="0076647C">
      <w:pPr>
        <w:tabs>
          <w:tab w:val="left" w:pos="915"/>
        </w:tabs>
        <w:spacing w:line="276" w:lineRule="auto"/>
        <w:rPr>
          <w:rFonts w:ascii="Times New Roman" w:eastAsia="Times New Roman" w:hAnsi="Times New Roman" w:cs="Times New Roman"/>
          <w:bCs/>
        </w:rPr>
      </w:pPr>
    </w:p>
    <w:p w14:paraId="24DF7012" w14:textId="77777777" w:rsidR="00BE58E3" w:rsidRDefault="00BE58E3" w:rsidP="0076647C">
      <w:pPr>
        <w:tabs>
          <w:tab w:val="left" w:pos="915"/>
        </w:tabs>
        <w:spacing w:line="276" w:lineRule="auto"/>
        <w:rPr>
          <w:rFonts w:ascii="Times New Roman" w:eastAsia="Times New Roman" w:hAnsi="Times New Roman" w:cs="Times New Roman"/>
          <w:bCs/>
        </w:rPr>
      </w:pPr>
    </w:p>
    <w:p w14:paraId="7CC49547" w14:textId="77777777" w:rsidR="00BE58E3" w:rsidRPr="00CD0081" w:rsidRDefault="00BE58E3" w:rsidP="0076647C">
      <w:pPr>
        <w:tabs>
          <w:tab w:val="left" w:pos="915"/>
        </w:tabs>
        <w:spacing w:line="276" w:lineRule="auto"/>
        <w:rPr>
          <w:rFonts w:ascii="Times New Roman" w:eastAsia="Times New Roman" w:hAnsi="Times New Roman" w:cs="Times New Roman"/>
          <w:bCs/>
        </w:rPr>
      </w:pPr>
    </w:p>
    <w:p w14:paraId="47CF494E" w14:textId="5A14F215" w:rsidR="003B5CBF" w:rsidRPr="00936261" w:rsidRDefault="003B5CBF" w:rsidP="00CA423B">
      <w:pPr>
        <w:pStyle w:val="ListParagraph"/>
        <w:numPr>
          <w:ilvl w:val="0"/>
          <w:numId w:val="20"/>
        </w:numPr>
        <w:tabs>
          <w:tab w:val="left" w:pos="915"/>
        </w:tabs>
        <w:spacing w:line="276" w:lineRule="auto"/>
        <w:jc w:val="center"/>
        <w:rPr>
          <w:rFonts w:ascii="Times New Roman" w:eastAsia="Times New Roman" w:hAnsi="Times New Roman" w:cs="Times New Roman"/>
          <w:b/>
          <w:sz w:val="32"/>
          <w:szCs w:val="32"/>
          <w:u w:val="single"/>
        </w:rPr>
      </w:pPr>
      <w:r w:rsidRPr="00936261">
        <w:rPr>
          <w:rFonts w:ascii="Times New Roman" w:eastAsia="Times New Roman" w:hAnsi="Times New Roman" w:cs="Times New Roman"/>
          <w:b/>
          <w:sz w:val="32"/>
          <w:szCs w:val="32"/>
          <w:u w:val="single"/>
        </w:rPr>
        <w:lastRenderedPageBreak/>
        <w:t>Data Cleaning and Pre-processing</w:t>
      </w:r>
    </w:p>
    <w:p w14:paraId="6BDC38E7" w14:textId="63E0BCD1" w:rsidR="00C115F5" w:rsidRPr="00BF2DFB" w:rsidRDefault="00C115F5" w:rsidP="0076647C">
      <w:pPr>
        <w:tabs>
          <w:tab w:val="left" w:pos="915"/>
        </w:tabs>
        <w:spacing w:line="276" w:lineRule="auto"/>
        <w:rPr>
          <w:rFonts w:ascii="Times New Roman" w:eastAsia="Times New Roman" w:hAnsi="Times New Roman" w:cs="Times New Roman"/>
          <w:bCs/>
        </w:rPr>
      </w:pPr>
    </w:p>
    <w:p w14:paraId="51B26032" w14:textId="77777777" w:rsidR="00E64746" w:rsidRDefault="00360F9A"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The data cleaning involves checking the dataset for missing values, duplicate entries, and incorrect data types. Due to the merging of the datasets the number of missing values and duplicates had increased. To resolve these imperfections, different methods were applied.</w:t>
      </w:r>
      <w:r w:rsidR="00E64746" w:rsidRPr="00E64746">
        <w:rPr>
          <w:rFonts w:ascii="Times New Roman" w:eastAsia="Times New Roman" w:hAnsi="Times New Roman" w:cs="Times New Roman"/>
        </w:rPr>
        <w:t xml:space="preserve"> </w:t>
      </w:r>
    </w:p>
    <w:p w14:paraId="0EEA5E69" w14:textId="77777777" w:rsidR="00BE58E3" w:rsidRDefault="00BE58E3" w:rsidP="0076647C">
      <w:pPr>
        <w:tabs>
          <w:tab w:val="left" w:pos="915"/>
        </w:tabs>
        <w:spacing w:line="276" w:lineRule="auto"/>
        <w:rPr>
          <w:rFonts w:ascii="Times New Roman" w:eastAsia="Times New Roman" w:hAnsi="Times New Roman" w:cs="Times New Roman"/>
        </w:rPr>
      </w:pPr>
    </w:p>
    <w:p w14:paraId="6FE0C854" w14:textId="5013D662" w:rsidR="00E64746" w:rsidRPr="00E64746" w:rsidRDefault="00BE58E3" w:rsidP="00CA423B">
      <w:pPr>
        <w:pStyle w:val="ListParagraph"/>
        <w:numPr>
          <w:ilvl w:val="1"/>
          <w:numId w:val="20"/>
        </w:numPr>
        <w:tabs>
          <w:tab w:val="left" w:pos="915"/>
        </w:tabs>
        <w:spacing w:line="276" w:lineRule="auto"/>
        <w:rPr>
          <w:rFonts w:ascii="Times New Roman" w:eastAsia="Times New Roman" w:hAnsi="Times New Roman" w:cs="Times New Roman"/>
          <w:b/>
          <w:bCs/>
        </w:rPr>
      </w:pPr>
      <w:r>
        <w:rPr>
          <w:rFonts w:ascii="Times New Roman" w:eastAsia="Times New Roman" w:hAnsi="Times New Roman" w:cs="Times New Roman"/>
          <w:b/>
          <w:bCs/>
        </w:rPr>
        <w:t>K</w:t>
      </w:r>
      <w:r w:rsidR="00E64746">
        <w:rPr>
          <w:rFonts w:ascii="Times New Roman" w:eastAsia="Times New Roman" w:hAnsi="Times New Roman" w:cs="Times New Roman"/>
          <w:b/>
          <w:bCs/>
        </w:rPr>
        <w:t>lib Library</w:t>
      </w:r>
    </w:p>
    <w:p w14:paraId="41FA5937" w14:textId="77777777" w:rsidR="001516E0" w:rsidRPr="001516E0" w:rsidRDefault="001516E0" w:rsidP="0076647C">
      <w:pPr>
        <w:tabs>
          <w:tab w:val="left" w:pos="915"/>
        </w:tabs>
        <w:spacing w:line="276" w:lineRule="auto"/>
        <w:rPr>
          <w:rFonts w:ascii="Times New Roman" w:eastAsia="Times New Roman" w:hAnsi="Times New Roman" w:cs="Times New Roman"/>
        </w:rPr>
      </w:pPr>
    </w:p>
    <w:p w14:paraId="613037B1" w14:textId="3908D7E5" w:rsidR="0055542A" w:rsidRPr="0055542A" w:rsidRDefault="001516E0" w:rsidP="0076647C">
      <w:pPr>
        <w:tabs>
          <w:tab w:val="left" w:pos="915"/>
        </w:tabs>
        <w:spacing w:line="276" w:lineRule="auto"/>
        <w:rPr>
          <w:rFonts w:ascii="Times New Roman" w:eastAsia="Times New Roman" w:hAnsi="Times New Roman" w:cs="Times New Roman"/>
        </w:rPr>
      </w:pPr>
      <w:r w:rsidRPr="001516E0">
        <w:rPr>
          <w:rFonts w:ascii="Times New Roman" w:eastAsia="Times New Roman" w:hAnsi="Times New Roman" w:cs="Times New Roman"/>
        </w:rPr>
        <w:t>Klib is a Python library that presents a diverse range of tools for conducting data exploration and visualization. The goal is to make the beginning stages of data analysis easier and more efficient by presenting rapid and easy-to-use methods for comprehending and presenting sets of data.</w:t>
      </w:r>
    </w:p>
    <w:p w14:paraId="2B768774" w14:textId="68A0C307" w:rsidR="0055542A" w:rsidRDefault="0055542A" w:rsidP="0076647C">
      <w:pPr>
        <w:tabs>
          <w:tab w:val="left" w:pos="915"/>
        </w:tabs>
        <w:spacing w:line="276" w:lineRule="auto"/>
        <w:rPr>
          <w:rFonts w:ascii="Times New Roman" w:eastAsia="Times New Roman" w:hAnsi="Times New Roman" w:cs="Times New Roman"/>
        </w:rPr>
      </w:pPr>
      <w:r w:rsidRPr="0055542A">
        <w:rPr>
          <w:rFonts w:ascii="Times New Roman" w:eastAsia="Times New Roman" w:hAnsi="Times New Roman" w:cs="Times New Roman"/>
        </w:rPr>
        <w:t>The data_cleaning() function in Klib is used to clean data. It can be used to remove missing values, convert data types, and fix errors. The function takes a data frame as input and returns a cleaned data frame.</w:t>
      </w:r>
      <w:r>
        <w:rPr>
          <w:rFonts w:ascii="Times New Roman" w:eastAsia="Times New Roman" w:hAnsi="Times New Roman" w:cs="Times New Roman"/>
        </w:rPr>
        <w:t xml:space="preserve"> Another is useful feature is that it removes any duplicate rows or columns present in dataset. All this cleaning greatly reduces the memory size of the data in turn reducing the time required to train a model using it.</w:t>
      </w:r>
    </w:p>
    <w:p w14:paraId="57CEACF9" w14:textId="77777777" w:rsidR="0055542A" w:rsidRPr="0055542A" w:rsidRDefault="0055542A" w:rsidP="0076647C">
      <w:pPr>
        <w:tabs>
          <w:tab w:val="left" w:pos="915"/>
        </w:tabs>
        <w:spacing w:line="276" w:lineRule="auto"/>
        <w:rPr>
          <w:rFonts w:ascii="Times New Roman" w:eastAsia="Times New Roman" w:hAnsi="Times New Roman" w:cs="Times New Roman"/>
          <w:b/>
        </w:rPr>
      </w:pPr>
    </w:p>
    <w:p w14:paraId="667E8A3B" w14:textId="33BC4DEF" w:rsidR="00CA314E" w:rsidRPr="00BF2DFB" w:rsidRDefault="001A64D0"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noProof/>
        </w:rPr>
        <w:drawing>
          <wp:inline distT="0" distB="0" distL="0" distR="0" wp14:anchorId="3C896902" wp14:editId="537EC830">
            <wp:extent cx="3867150" cy="2901910"/>
            <wp:effectExtent l="0" t="0" r="0" b="0"/>
            <wp:docPr id="2130919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19662" name="Picture 1" descr="A screenshot of a computer&#10;&#10;Description automatically generated"/>
                    <pic:cNvPicPr/>
                  </pic:nvPicPr>
                  <pic:blipFill>
                    <a:blip r:embed="rId28"/>
                    <a:stretch>
                      <a:fillRect/>
                    </a:stretch>
                  </pic:blipFill>
                  <pic:spPr>
                    <a:xfrm>
                      <a:off x="0" y="0"/>
                      <a:ext cx="3881069" cy="2912355"/>
                    </a:xfrm>
                    <a:prstGeom prst="rect">
                      <a:avLst/>
                    </a:prstGeom>
                  </pic:spPr>
                </pic:pic>
              </a:graphicData>
            </a:graphic>
          </wp:inline>
        </w:drawing>
      </w:r>
    </w:p>
    <w:p w14:paraId="1F89EA5A" w14:textId="7B6935D5" w:rsidR="00CA314E" w:rsidRPr="00BF2DFB" w:rsidRDefault="00CA314E"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Figure </w:t>
      </w:r>
      <w:r>
        <w:rPr>
          <w:rFonts w:ascii="Times New Roman" w:eastAsia="Times New Roman" w:hAnsi="Times New Roman" w:cs="Times New Roman"/>
        </w:rPr>
        <w:t>14</w:t>
      </w:r>
      <w:r w:rsidRPr="00BF2DFB">
        <w:rPr>
          <w:rFonts w:ascii="Times New Roman" w:eastAsia="Times New Roman" w:hAnsi="Times New Roman" w:cs="Times New Roman"/>
        </w:rPr>
        <w:t xml:space="preserve">- After Data Cleaning </w:t>
      </w:r>
    </w:p>
    <w:p w14:paraId="51489BFB" w14:textId="77777777" w:rsidR="00BE58E3" w:rsidRDefault="00BE58E3" w:rsidP="0076647C">
      <w:pPr>
        <w:tabs>
          <w:tab w:val="left" w:pos="915"/>
        </w:tabs>
        <w:spacing w:line="276" w:lineRule="auto"/>
        <w:rPr>
          <w:rFonts w:ascii="Times New Roman" w:eastAsia="Times New Roman" w:hAnsi="Times New Roman" w:cs="Times New Roman"/>
        </w:rPr>
      </w:pPr>
    </w:p>
    <w:p w14:paraId="1705E201" w14:textId="510AA66C" w:rsidR="00992919" w:rsidRPr="00065793" w:rsidRDefault="00992919" w:rsidP="0076647C">
      <w:pPr>
        <w:pStyle w:val="ListParagraph"/>
        <w:numPr>
          <w:ilvl w:val="1"/>
          <w:numId w:val="20"/>
        </w:num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b/>
          <w:bCs/>
        </w:rPr>
        <w:t>SMOTE</w:t>
      </w:r>
      <w:r w:rsidR="00487019">
        <w:rPr>
          <w:rFonts w:ascii="Times New Roman" w:eastAsia="Times New Roman" w:hAnsi="Times New Roman" w:cs="Times New Roman"/>
          <w:b/>
          <w:bCs/>
        </w:rPr>
        <w:t xml:space="preserve"> (</w:t>
      </w:r>
      <w:r w:rsidR="00487019" w:rsidRPr="00487019">
        <w:rPr>
          <w:rFonts w:ascii="Times New Roman" w:eastAsia="Times New Roman" w:hAnsi="Times New Roman" w:cs="Times New Roman"/>
          <w:b/>
          <w:bCs/>
        </w:rPr>
        <w:t>Synthetic Minority Oversampling Technique</w:t>
      </w:r>
      <w:r w:rsidR="00487019">
        <w:rPr>
          <w:rFonts w:ascii="Times New Roman" w:eastAsia="Times New Roman" w:hAnsi="Times New Roman" w:cs="Times New Roman"/>
          <w:b/>
          <w:bCs/>
        </w:rPr>
        <w:t>)</w:t>
      </w:r>
    </w:p>
    <w:p w14:paraId="05FBA1EE" w14:textId="77777777" w:rsidR="00065793" w:rsidRPr="00065793" w:rsidRDefault="00065793" w:rsidP="00065793">
      <w:pPr>
        <w:tabs>
          <w:tab w:val="left" w:pos="915"/>
        </w:tabs>
        <w:spacing w:line="276" w:lineRule="auto"/>
        <w:rPr>
          <w:rFonts w:ascii="Times New Roman" w:eastAsia="Times New Roman" w:hAnsi="Times New Roman" w:cs="Times New Roman"/>
        </w:rPr>
      </w:pPr>
    </w:p>
    <w:p w14:paraId="5ACE3FF4" w14:textId="40B8C09C" w:rsidR="004F5EE9" w:rsidRPr="004F5EE9" w:rsidRDefault="00E64746" w:rsidP="0076647C">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 xml:space="preserve">The missing values in "education" was resolved by filling them with the mode value. For "previous_year_rating", 0 was filled in place of null since people with less than or equal one year would not have a previous rating. </w:t>
      </w:r>
      <w:r w:rsidRPr="00992919">
        <w:rPr>
          <w:rFonts w:ascii="Times New Roman" w:eastAsia="Times New Roman" w:hAnsi="Times New Roman" w:cs="Times New Roman"/>
        </w:rPr>
        <w:t>"is_promoted" column had a high class imbalance so filling it with the mode value doesn’t resolve the issue.</w:t>
      </w:r>
      <w:r>
        <w:rPr>
          <w:rFonts w:ascii="Times New Roman" w:eastAsia="Times New Roman" w:hAnsi="Times New Roman" w:cs="Times New Roman"/>
        </w:rPr>
        <w:t xml:space="preserve"> </w:t>
      </w:r>
      <w:r w:rsidR="004F5EE9" w:rsidRPr="004F5EE9">
        <w:rPr>
          <w:rFonts w:ascii="Times New Roman" w:eastAsia="Times New Roman" w:hAnsi="Times New Roman" w:cs="Times New Roman"/>
        </w:rPr>
        <w:t xml:space="preserve">Class imbalance occurs when a dataset contains an uneven distribution of a particular class. This means that the quantity of data points in the </w:t>
      </w:r>
      <w:r w:rsidR="004F5EE9" w:rsidRPr="004F5EE9">
        <w:rPr>
          <w:rFonts w:ascii="Times New Roman" w:eastAsia="Times New Roman" w:hAnsi="Times New Roman" w:cs="Times New Roman"/>
        </w:rPr>
        <w:lastRenderedPageBreak/>
        <w:t>majority class (negative class) is considerably greater than that in the minority class (positive class).</w:t>
      </w:r>
      <w:r w:rsidR="004F5EE9">
        <w:rPr>
          <w:rFonts w:ascii="Times New Roman" w:eastAsia="Times New Roman" w:hAnsi="Times New Roman" w:cs="Times New Roman"/>
        </w:rPr>
        <w:t xml:space="preserve"> </w:t>
      </w:r>
      <w:r w:rsidR="004F5EE9" w:rsidRPr="004F5EE9">
        <w:rPr>
          <w:rFonts w:ascii="Times New Roman" w:eastAsia="Times New Roman" w:hAnsi="Times New Roman" w:cs="Times New Roman"/>
        </w:rPr>
        <w:t>Failing to address imbalanced data may lead to decreased effectiveness of the classifier model. Many of the forecasts are expected to align with the larger group, disregarding the features of the smaller group as insignificant and disregarding them in the data. The model will have a significant bias as an outcome of this.</w:t>
      </w:r>
    </w:p>
    <w:p w14:paraId="7F0543F3" w14:textId="77777777" w:rsidR="008575B1" w:rsidRDefault="008575B1" w:rsidP="0076647C">
      <w:pPr>
        <w:tabs>
          <w:tab w:val="left" w:pos="915"/>
        </w:tabs>
        <w:spacing w:line="276" w:lineRule="auto"/>
        <w:rPr>
          <w:rFonts w:ascii="Times New Roman" w:eastAsia="Times New Roman" w:hAnsi="Times New Roman" w:cs="Times New Roman"/>
        </w:rPr>
      </w:pPr>
    </w:p>
    <w:p w14:paraId="69FF1814" w14:textId="77777777" w:rsidR="003E11AB" w:rsidRDefault="008575B1" w:rsidP="0076647C">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There are t</w:t>
      </w:r>
      <w:r w:rsidRPr="008575B1">
        <w:rPr>
          <w:rFonts w:ascii="Times New Roman" w:eastAsia="Times New Roman" w:hAnsi="Times New Roman" w:cs="Times New Roman"/>
        </w:rPr>
        <w:t xml:space="preserve">wo main approaches for this issue: </w:t>
      </w:r>
      <w:r>
        <w:rPr>
          <w:rFonts w:ascii="Times New Roman" w:eastAsia="Times New Roman" w:hAnsi="Times New Roman" w:cs="Times New Roman"/>
        </w:rPr>
        <w:t>u</w:t>
      </w:r>
      <w:r w:rsidRPr="008575B1">
        <w:rPr>
          <w:rFonts w:ascii="Times New Roman" w:eastAsia="Times New Roman" w:hAnsi="Times New Roman" w:cs="Times New Roman"/>
        </w:rPr>
        <w:t xml:space="preserve">nder sampling, which involves reducing the size of the dataset, and </w:t>
      </w:r>
      <w:r>
        <w:rPr>
          <w:rFonts w:ascii="Times New Roman" w:eastAsia="Times New Roman" w:hAnsi="Times New Roman" w:cs="Times New Roman"/>
        </w:rPr>
        <w:t>o</w:t>
      </w:r>
      <w:r w:rsidRPr="008575B1">
        <w:rPr>
          <w:rFonts w:ascii="Times New Roman" w:eastAsia="Times New Roman" w:hAnsi="Times New Roman" w:cs="Times New Roman"/>
        </w:rPr>
        <w:t xml:space="preserve">versampling, which involves increasing the size of the dataset. Oversampling is more </w:t>
      </w:r>
      <w:r w:rsidR="00F21D10" w:rsidRPr="008575B1">
        <w:rPr>
          <w:rFonts w:ascii="Times New Roman" w:eastAsia="Times New Roman" w:hAnsi="Times New Roman" w:cs="Times New Roman"/>
        </w:rPr>
        <w:t>favoured</w:t>
      </w:r>
      <w:r w:rsidRPr="008575B1">
        <w:rPr>
          <w:rFonts w:ascii="Times New Roman" w:eastAsia="Times New Roman" w:hAnsi="Times New Roman" w:cs="Times New Roman"/>
        </w:rPr>
        <w:t xml:space="preserve"> </w:t>
      </w:r>
      <w:r>
        <w:rPr>
          <w:rFonts w:ascii="Times New Roman" w:eastAsia="Times New Roman" w:hAnsi="Times New Roman" w:cs="Times New Roman"/>
        </w:rPr>
        <w:t>since</w:t>
      </w:r>
      <w:r w:rsidRPr="008575B1">
        <w:rPr>
          <w:rFonts w:ascii="Times New Roman" w:eastAsia="Times New Roman" w:hAnsi="Times New Roman" w:cs="Times New Roman"/>
        </w:rPr>
        <w:t xml:space="preserve"> under sampling involves eliminating data instances which could potentially contain valuable information.</w:t>
      </w:r>
    </w:p>
    <w:p w14:paraId="4465D84D" w14:textId="77777777" w:rsidR="003E11AB" w:rsidRDefault="003E11AB" w:rsidP="0076647C">
      <w:pPr>
        <w:tabs>
          <w:tab w:val="left" w:pos="915"/>
        </w:tabs>
        <w:spacing w:line="276" w:lineRule="auto"/>
        <w:rPr>
          <w:rFonts w:ascii="Times New Roman" w:eastAsia="Times New Roman" w:hAnsi="Times New Roman" w:cs="Times New Roman"/>
        </w:rPr>
      </w:pPr>
    </w:p>
    <w:p w14:paraId="02D60E8E" w14:textId="477950A5" w:rsidR="003E11AB" w:rsidRDefault="003E11AB" w:rsidP="0076647C">
      <w:pPr>
        <w:tabs>
          <w:tab w:val="left" w:pos="915"/>
        </w:tabs>
        <w:spacing w:line="276" w:lineRule="auto"/>
        <w:rPr>
          <w:rFonts w:ascii="Times New Roman" w:eastAsia="Times New Roman" w:hAnsi="Times New Roman" w:cs="Times New Roman"/>
        </w:rPr>
      </w:pPr>
      <w:r w:rsidRPr="003E11AB">
        <w:rPr>
          <w:rFonts w:ascii="Times New Roman" w:eastAsia="Times New Roman" w:hAnsi="Times New Roman" w:cs="Times New Roman"/>
        </w:rPr>
        <w:t xml:space="preserve">SMOTE is a method for increasing the representation of the underrepresented class through the creation of artificially generated samples. This algorithm offers a solution to the issue of overfitting caused by utilizing random oversampling. The technique </w:t>
      </w:r>
      <w:r w:rsidR="00BA7339">
        <w:rPr>
          <w:rFonts w:ascii="Times New Roman" w:eastAsia="Times New Roman" w:hAnsi="Times New Roman" w:cs="Times New Roman"/>
        </w:rPr>
        <w:t>centres</w:t>
      </w:r>
      <w:r w:rsidRPr="003E11AB">
        <w:rPr>
          <w:rFonts w:ascii="Times New Roman" w:eastAsia="Times New Roman" w:hAnsi="Times New Roman" w:cs="Times New Roman"/>
        </w:rPr>
        <w:t xml:space="preserve"> on utilizing the feature space for the creation of fresh examples by means of interpolation between closely positioned positive instances.</w:t>
      </w:r>
    </w:p>
    <w:p w14:paraId="3610647D" w14:textId="77777777" w:rsidR="003E11AB" w:rsidRDefault="003E11AB" w:rsidP="0076647C">
      <w:pPr>
        <w:tabs>
          <w:tab w:val="left" w:pos="915"/>
        </w:tabs>
        <w:spacing w:line="276" w:lineRule="auto"/>
        <w:rPr>
          <w:rFonts w:ascii="Times New Roman" w:eastAsia="Times New Roman" w:hAnsi="Times New Roman" w:cs="Times New Roman"/>
        </w:rPr>
      </w:pPr>
    </w:p>
    <w:p w14:paraId="4C018936" w14:textId="2FC51991" w:rsidR="003E11AB" w:rsidRDefault="00266811" w:rsidP="0076647C">
      <w:pPr>
        <w:tabs>
          <w:tab w:val="left" w:pos="915"/>
        </w:tabs>
        <w:spacing w:line="276" w:lineRule="auto"/>
        <w:rPr>
          <w:rFonts w:ascii="Times New Roman" w:eastAsia="Times New Roman" w:hAnsi="Times New Roman" w:cs="Times New Roman"/>
        </w:rPr>
      </w:pPr>
      <w:r w:rsidRPr="00266811">
        <w:rPr>
          <w:rFonts w:ascii="Times New Roman" w:eastAsia="Times New Roman" w:hAnsi="Times New Roman" w:cs="Times New Roman"/>
          <w:noProof/>
        </w:rPr>
        <w:drawing>
          <wp:inline distT="0" distB="0" distL="0" distR="0" wp14:anchorId="377291EA" wp14:editId="31BBCE3B">
            <wp:extent cx="5943600" cy="1870075"/>
            <wp:effectExtent l="0" t="0" r="0" b="0"/>
            <wp:docPr id="1349656554" name="Picture 1" descr="A picture containing screenshot, text, rectang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6554" name="Picture 1" descr="A picture containing screenshot, text, rectangle, plot&#10;&#10;Description automatically generated"/>
                    <pic:cNvPicPr/>
                  </pic:nvPicPr>
                  <pic:blipFill>
                    <a:blip r:embed="rId29"/>
                    <a:stretch>
                      <a:fillRect/>
                    </a:stretch>
                  </pic:blipFill>
                  <pic:spPr>
                    <a:xfrm>
                      <a:off x="0" y="0"/>
                      <a:ext cx="5943600" cy="1870075"/>
                    </a:xfrm>
                    <a:prstGeom prst="rect">
                      <a:avLst/>
                    </a:prstGeom>
                  </pic:spPr>
                </pic:pic>
              </a:graphicData>
            </a:graphic>
          </wp:inline>
        </w:drawing>
      </w:r>
    </w:p>
    <w:p w14:paraId="525E0A75" w14:textId="4276BD6D" w:rsidR="00266811" w:rsidRDefault="00266811" w:rsidP="0076647C">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 xml:space="preserve">Figure </w:t>
      </w:r>
      <w:r w:rsidR="005250AF">
        <w:rPr>
          <w:rFonts w:ascii="Times New Roman" w:eastAsia="Times New Roman" w:hAnsi="Times New Roman" w:cs="Times New Roman"/>
        </w:rPr>
        <w:t>1</w:t>
      </w:r>
      <w:r w:rsidR="00CA314E">
        <w:rPr>
          <w:rFonts w:ascii="Times New Roman" w:eastAsia="Times New Roman" w:hAnsi="Times New Roman" w:cs="Times New Roman"/>
        </w:rPr>
        <w:t>5</w:t>
      </w:r>
      <w:r w:rsidR="005250AF">
        <w:rPr>
          <w:rFonts w:ascii="Times New Roman" w:eastAsia="Times New Roman" w:hAnsi="Times New Roman" w:cs="Times New Roman"/>
        </w:rPr>
        <w:t xml:space="preserve"> – Before (Purple) and After (Orange) SMOTE</w:t>
      </w:r>
    </w:p>
    <w:p w14:paraId="151E1F97" w14:textId="77777777" w:rsidR="005250AF" w:rsidRDefault="005250AF" w:rsidP="0076647C">
      <w:pPr>
        <w:tabs>
          <w:tab w:val="left" w:pos="915"/>
        </w:tabs>
        <w:spacing w:line="276" w:lineRule="auto"/>
        <w:rPr>
          <w:rFonts w:ascii="Times New Roman" w:eastAsia="Times New Roman" w:hAnsi="Times New Roman" w:cs="Times New Roman"/>
        </w:rPr>
      </w:pPr>
    </w:p>
    <w:p w14:paraId="2ADBC7ED" w14:textId="3EC22D68" w:rsidR="005250AF" w:rsidRPr="00E64746" w:rsidRDefault="00E64746" w:rsidP="00CA423B">
      <w:pPr>
        <w:pStyle w:val="ListParagraph"/>
        <w:numPr>
          <w:ilvl w:val="1"/>
          <w:numId w:val="20"/>
        </w:numPr>
        <w:tabs>
          <w:tab w:val="left" w:pos="915"/>
        </w:tabs>
        <w:spacing w:line="276" w:lineRule="auto"/>
        <w:rPr>
          <w:rFonts w:ascii="Times New Roman" w:eastAsia="Times New Roman" w:hAnsi="Times New Roman" w:cs="Times New Roman"/>
          <w:b/>
          <w:bCs/>
        </w:rPr>
      </w:pPr>
      <w:r>
        <w:rPr>
          <w:rFonts w:ascii="Times New Roman" w:eastAsia="Times New Roman" w:hAnsi="Times New Roman" w:cs="Times New Roman"/>
          <w:b/>
          <w:bCs/>
        </w:rPr>
        <w:t xml:space="preserve">Label Encoding </w:t>
      </w:r>
    </w:p>
    <w:p w14:paraId="77BFBC89" w14:textId="77777777" w:rsidR="003B5CBF" w:rsidRPr="00BF2DFB" w:rsidRDefault="003B5CBF" w:rsidP="0076647C">
      <w:pPr>
        <w:tabs>
          <w:tab w:val="left" w:pos="915"/>
        </w:tabs>
        <w:spacing w:line="276" w:lineRule="auto"/>
        <w:rPr>
          <w:rFonts w:ascii="Times New Roman" w:eastAsia="Times New Roman" w:hAnsi="Times New Roman" w:cs="Times New Roman"/>
        </w:rPr>
      </w:pPr>
    </w:p>
    <w:p w14:paraId="11B0CC42" w14:textId="28FA3969" w:rsidR="003B5CBF" w:rsidRPr="00BF2DFB" w:rsidRDefault="003B5CBF" w:rsidP="0076647C">
      <w:pPr>
        <w:tabs>
          <w:tab w:val="left" w:pos="915"/>
        </w:tabs>
        <w:spacing w:line="276" w:lineRule="auto"/>
        <w:rPr>
          <w:rFonts w:ascii="Times New Roman" w:eastAsia="Times New Roman" w:hAnsi="Times New Roman" w:cs="Times New Roman"/>
        </w:rPr>
      </w:pPr>
      <w:r w:rsidRPr="00BF2DFB">
        <w:rPr>
          <w:rFonts w:ascii="Times New Roman" w:eastAsia="Times New Roman" w:hAnsi="Times New Roman" w:cs="Times New Roman"/>
        </w:rPr>
        <w:t xml:space="preserve">Label Encoding </w:t>
      </w:r>
      <w:r w:rsidR="00454BEE">
        <w:rPr>
          <w:rFonts w:ascii="Times New Roman" w:eastAsia="Times New Roman" w:hAnsi="Times New Roman" w:cs="Times New Roman"/>
        </w:rPr>
        <w:t xml:space="preserve">is </w:t>
      </w:r>
      <w:r w:rsidRPr="00BF2DFB">
        <w:rPr>
          <w:rFonts w:ascii="Times New Roman" w:eastAsia="Times New Roman" w:hAnsi="Times New Roman" w:cs="Times New Roman"/>
        </w:rPr>
        <w:t>a method for converting category columns into numerical ones so that machine learning models, which can only handle numerical data, can fit them.</w:t>
      </w:r>
      <w:r w:rsidR="00454BEE">
        <w:rPr>
          <w:rFonts w:ascii="Times New Roman" w:eastAsia="Times New Roman" w:hAnsi="Times New Roman" w:cs="Times New Roman"/>
        </w:rPr>
        <w:t xml:space="preserve"> E</w:t>
      </w:r>
      <w:r w:rsidR="00454BEE" w:rsidRPr="00454BEE">
        <w:rPr>
          <w:rFonts w:ascii="Times New Roman" w:eastAsia="Times New Roman" w:hAnsi="Times New Roman" w:cs="Times New Roman"/>
        </w:rPr>
        <w:t xml:space="preserve">ach unique category in a categorical variable is assigned a different integer label. </w:t>
      </w:r>
    </w:p>
    <w:p w14:paraId="4D38B66B" w14:textId="688E1E80" w:rsidR="00FA661C" w:rsidRDefault="00FA661C" w:rsidP="0076647C">
      <w:pPr>
        <w:tabs>
          <w:tab w:val="left" w:pos="915"/>
        </w:tabs>
        <w:spacing w:line="276" w:lineRule="auto"/>
        <w:rPr>
          <w:rFonts w:ascii="Times New Roman" w:eastAsia="Times New Roman" w:hAnsi="Times New Roman" w:cs="Times New Roman"/>
        </w:rPr>
      </w:pPr>
      <w:r w:rsidRPr="00FA661C">
        <w:rPr>
          <w:rFonts w:ascii="Times New Roman" w:eastAsia="Times New Roman" w:hAnsi="Times New Roman" w:cs="Times New Roman"/>
          <w:noProof/>
        </w:rPr>
        <w:drawing>
          <wp:anchor distT="0" distB="0" distL="114300" distR="114300" simplePos="0" relativeHeight="251659264" behindDoc="0" locked="0" layoutInCell="1" allowOverlap="1" wp14:anchorId="7BCE88C9" wp14:editId="3E5141AF">
            <wp:simplePos x="0" y="0"/>
            <wp:positionH relativeFrom="margin">
              <wp:align>center</wp:align>
            </wp:positionH>
            <wp:positionV relativeFrom="paragraph">
              <wp:posOffset>245745</wp:posOffset>
            </wp:positionV>
            <wp:extent cx="6776085" cy="954405"/>
            <wp:effectExtent l="0" t="0" r="5715" b="0"/>
            <wp:wrapTopAndBottom/>
            <wp:docPr id="8004553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5363"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776085" cy="954405"/>
                    </a:xfrm>
                    <a:prstGeom prst="rect">
                      <a:avLst/>
                    </a:prstGeom>
                  </pic:spPr>
                </pic:pic>
              </a:graphicData>
            </a:graphic>
            <wp14:sizeRelH relativeFrom="margin">
              <wp14:pctWidth>0</wp14:pctWidth>
            </wp14:sizeRelH>
            <wp14:sizeRelV relativeFrom="margin">
              <wp14:pctHeight>0</wp14:pctHeight>
            </wp14:sizeRelV>
          </wp:anchor>
        </w:drawing>
      </w:r>
    </w:p>
    <w:p w14:paraId="61F3F6D4" w14:textId="4D4E9B3A" w:rsidR="00D26919" w:rsidRPr="00065793" w:rsidRDefault="00FA661C" w:rsidP="00065793">
      <w:pPr>
        <w:spacing w:line="276" w:lineRule="auto"/>
        <w:rPr>
          <w:rFonts w:ascii="Times New Roman" w:eastAsia="Times New Roman" w:hAnsi="Times New Roman" w:cs="Times New Roman"/>
        </w:rPr>
      </w:pPr>
      <w:r>
        <w:rPr>
          <w:rFonts w:ascii="Times New Roman" w:eastAsia="Times New Roman" w:hAnsi="Times New Roman" w:cs="Times New Roman"/>
        </w:rPr>
        <w:t>Figure 16- After label encoding</w:t>
      </w:r>
    </w:p>
    <w:p w14:paraId="675110B5" w14:textId="10A09716" w:rsidR="00D26919" w:rsidRPr="00D26919" w:rsidRDefault="00D26919" w:rsidP="00CA423B">
      <w:pPr>
        <w:pStyle w:val="ListParagraph"/>
        <w:numPr>
          <w:ilvl w:val="0"/>
          <w:numId w:val="20"/>
        </w:numPr>
        <w:tabs>
          <w:tab w:val="left" w:pos="915"/>
        </w:tabs>
        <w:spacing w:line="276" w:lineRule="auto"/>
        <w:jc w:val="center"/>
        <w:rPr>
          <w:rFonts w:ascii="Times New Roman" w:eastAsia="Times New Roman" w:hAnsi="Times New Roman" w:cs="Times New Roman"/>
        </w:rPr>
      </w:pPr>
      <w:bookmarkStart w:id="9" w:name="_Hlk135614842"/>
      <w:r w:rsidRPr="00D26919">
        <w:rPr>
          <w:rFonts w:ascii="Times New Roman" w:eastAsia="Times New Roman" w:hAnsi="Times New Roman" w:cs="Times New Roman"/>
          <w:b/>
          <w:sz w:val="32"/>
          <w:szCs w:val="32"/>
          <w:u w:val="single"/>
        </w:rPr>
        <w:lastRenderedPageBreak/>
        <w:t>Model Selection and Training</w:t>
      </w:r>
    </w:p>
    <w:bookmarkEnd w:id="9"/>
    <w:p w14:paraId="54F1C99A" w14:textId="77777777" w:rsidR="00D26919" w:rsidRDefault="00D26919" w:rsidP="0076647C">
      <w:pPr>
        <w:tabs>
          <w:tab w:val="left" w:pos="915"/>
        </w:tabs>
        <w:spacing w:line="276" w:lineRule="auto"/>
        <w:rPr>
          <w:rFonts w:ascii="Times New Roman" w:eastAsia="Times New Roman" w:hAnsi="Times New Roman" w:cs="Times New Roman"/>
        </w:rPr>
      </w:pPr>
    </w:p>
    <w:p w14:paraId="1F63E535" w14:textId="77777777" w:rsidR="007416D1" w:rsidRDefault="00D26919" w:rsidP="0076647C">
      <w:pPr>
        <w:tabs>
          <w:tab w:val="left" w:pos="915"/>
        </w:tabs>
        <w:spacing w:line="276" w:lineRule="auto"/>
        <w:rPr>
          <w:rFonts w:ascii="Times New Roman" w:eastAsia="Times New Roman" w:hAnsi="Times New Roman" w:cs="Times New Roman"/>
        </w:rPr>
      </w:pPr>
      <w:r w:rsidRPr="00D26919">
        <w:rPr>
          <w:rFonts w:ascii="Times New Roman" w:eastAsia="Times New Roman" w:hAnsi="Times New Roman" w:cs="Times New Roman"/>
        </w:rPr>
        <w:t>Predictive modelling is a process that involves utilizing data and statistical techniques to develop models that make predictions or estimations concerning forthcoming results through analysing past data trends. It holds great importance in numerous domains such as commerce, economics, medical care, and advertising, etc.</w:t>
      </w:r>
      <w:r w:rsidR="00052FF7">
        <w:rPr>
          <w:rFonts w:ascii="Times New Roman" w:eastAsia="Times New Roman" w:hAnsi="Times New Roman" w:cs="Times New Roman"/>
        </w:rPr>
        <w:t xml:space="preserve"> </w:t>
      </w:r>
    </w:p>
    <w:p w14:paraId="44B0BF63" w14:textId="77777777" w:rsidR="007416D1" w:rsidRDefault="007416D1" w:rsidP="0076647C">
      <w:pPr>
        <w:tabs>
          <w:tab w:val="left" w:pos="915"/>
        </w:tabs>
        <w:spacing w:line="276" w:lineRule="auto"/>
        <w:rPr>
          <w:rFonts w:ascii="Times New Roman" w:eastAsia="Times New Roman" w:hAnsi="Times New Roman" w:cs="Times New Roman"/>
        </w:rPr>
      </w:pPr>
    </w:p>
    <w:p w14:paraId="56411105" w14:textId="77777777" w:rsidR="007416D1" w:rsidRDefault="007416D1" w:rsidP="00CA423B">
      <w:pPr>
        <w:pStyle w:val="ListParagraph"/>
        <w:numPr>
          <w:ilvl w:val="1"/>
          <w:numId w:val="20"/>
        </w:numPr>
        <w:tabs>
          <w:tab w:val="left" w:pos="915"/>
        </w:tabs>
        <w:spacing w:line="276" w:lineRule="auto"/>
        <w:rPr>
          <w:rFonts w:ascii="Times New Roman" w:eastAsia="Times New Roman" w:hAnsi="Times New Roman" w:cs="Times New Roman"/>
          <w:b/>
          <w:bCs/>
        </w:rPr>
      </w:pPr>
      <w:r w:rsidRPr="007416D1">
        <w:rPr>
          <w:rFonts w:ascii="Times New Roman" w:eastAsia="Times New Roman" w:hAnsi="Times New Roman" w:cs="Times New Roman"/>
          <w:b/>
          <w:bCs/>
        </w:rPr>
        <w:t>Train Test Split</w:t>
      </w:r>
    </w:p>
    <w:p w14:paraId="21AA63A2" w14:textId="77777777" w:rsidR="007416D1" w:rsidRDefault="007416D1" w:rsidP="0076647C">
      <w:pPr>
        <w:tabs>
          <w:tab w:val="left" w:pos="915"/>
        </w:tabs>
        <w:spacing w:line="276" w:lineRule="auto"/>
        <w:rPr>
          <w:rFonts w:ascii="Times New Roman" w:eastAsia="Times New Roman" w:hAnsi="Times New Roman" w:cs="Times New Roman"/>
        </w:rPr>
      </w:pPr>
    </w:p>
    <w:p w14:paraId="6B27F159" w14:textId="0E29B627" w:rsidR="007416D1" w:rsidRPr="007416D1" w:rsidRDefault="007416D1" w:rsidP="0076647C">
      <w:pPr>
        <w:tabs>
          <w:tab w:val="left" w:pos="915"/>
        </w:tabs>
        <w:spacing w:line="276" w:lineRule="auto"/>
        <w:rPr>
          <w:rFonts w:ascii="Times New Roman" w:eastAsia="Times New Roman" w:hAnsi="Times New Roman" w:cs="Times New Roman"/>
          <w:b/>
          <w:bCs/>
        </w:rPr>
      </w:pPr>
      <w:r w:rsidRPr="007416D1">
        <w:rPr>
          <w:rFonts w:ascii="Times New Roman" w:eastAsia="Times New Roman" w:hAnsi="Times New Roman" w:cs="Times New Roman"/>
        </w:rPr>
        <w:t>Any data before used for modelling must be split into a train set to train and teach the model and a test set for evaluating the model's performance and accuracy.</w:t>
      </w:r>
      <w:r w:rsidRPr="007416D1">
        <w:t xml:space="preserve"> </w:t>
      </w:r>
      <w:r w:rsidRPr="007416D1">
        <w:rPr>
          <w:rFonts w:ascii="Times New Roman" w:eastAsia="Times New Roman" w:hAnsi="Times New Roman" w:cs="Times New Roman"/>
        </w:rPr>
        <w:t xml:space="preserve">The train-test split is typically performed randomly, ensuring that the data points in the training set and the test set are representative of the overall dataset. </w:t>
      </w:r>
      <w:r w:rsidR="000431BB" w:rsidRPr="000431BB">
        <w:rPr>
          <w:rFonts w:ascii="Times New Roman" w:eastAsia="Times New Roman" w:hAnsi="Times New Roman" w:cs="Times New Roman"/>
        </w:rPr>
        <w:t>By splitting the data the model's performance can be evaluated on unseen data</w:t>
      </w:r>
      <w:r w:rsidR="000431BB">
        <w:rPr>
          <w:rFonts w:ascii="Times New Roman" w:eastAsia="Times New Roman" w:hAnsi="Times New Roman" w:cs="Times New Roman"/>
        </w:rPr>
        <w:t xml:space="preserve">. </w:t>
      </w:r>
      <w:r w:rsidRPr="007416D1">
        <w:rPr>
          <w:rFonts w:ascii="Times New Roman" w:eastAsia="Times New Roman" w:hAnsi="Times New Roman" w:cs="Times New Roman"/>
        </w:rPr>
        <w:t>The proportion of the split can vary depending on the size and nature of the dataset</w:t>
      </w:r>
      <w:r>
        <w:rPr>
          <w:rFonts w:ascii="Times New Roman" w:eastAsia="Times New Roman" w:hAnsi="Times New Roman" w:cs="Times New Roman"/>
        </w:rPr>
        <w:t>.</w:t>
      </w:r>
    </w:p>
    <w:p w14:paraId="28BF433B" w14:textId="74609B3B" w:rsidR="003B5CBF" w:rsidRDefault="002150D3" w:rsidP="0076647C">
      <w:pPr>
        <w:tabs>
          <w:tab w:val="left" w:pos="915"/>
        </w:tabs>
        <w:spacing w:line="276" w:lineRule="auto"/>
        <w:rPr>
          <w:rFonts w:ascii="Times New Roman" w:eastAsia="Times New Roman" w:hAnsi="Times New Roman" w:cs="Times New Roman"/>
        </w:rPr>
      </w:pPr>
      <w:r>
        <w:rPr>
          <w:rFonts w:ascii="Times New Roman" w:eastAsia="Times New Roman" w:hAnsi="Times New Roman" w:cs="Times New Roman"/>
        </w:rPr>
        <w:t>I am taking train as 80% and test to be 20%.</w:t>
      </w:r>
    </w:p>
    <w:p w14:paraId="7F2176F8" w14:textId="77777777" w:rsidR="002150D3" w:rsidRDefault="002150D3" w:rsidP="0076647C">
      <w:pPr>
        <w:tabs>
          <w:tab w:val="left" w:pos="915"/>
        </w:tabs>
        <w:spacing w:line="276" w:lineRule="auto"/>
        <w:rPr>
          <w:rFonts w:ascii="Times New Roman" w:eastAsia="Times New Roman" w:hAnsi="Times New Roman" w:cs="Times New Roman"/>
        </w:rPr>
      </w:pPr>
    </w:p>
    <w:p w14:paraId="4C82F2B1" w14:textId="00AF69B1" w:rsidR="003B5CBF" w:rsidRPr="00BF2DFB" w:rsidRDefault="002150D3" w:rsidP="0076647C">
      <w:pPr>
        <w:tabs>
          <w:tab w:val="left" w:pos="915"/>
        </w:tabs>
        <w:spacing w:line="276" w:lineRule="auto"/>
        <w:rPr>
          <w:rFonts w:ascii="Times New Roman" w:eastAsia="Times New Roman" w:hAnsi="Times New Roman" w:cs="Times New Roman"/>
        </w:rPr>
      </w:pPr>
      <w:r w:rsidRPr="002150D3">
        <w:rPr>
          <w:rFonts w:ascii="Times New Roman" w:eastAsia="Times New Roman" w:hAnsi="Times New Roman" w:cs="Times New Roman"/>
          <w:noProof/>
        </w:rPr>
        <w:drawing>
          <wp:inline distT="0" distB="0" distL="0" distR="0" wp14:anchorId="37B8175A" wp14:editId="2C64B26F">
            <wp:extent cx="3444538" cy="502964"/>
            <wp:effectExtent l="0" t="0" r="3810" b="0"/>
            <wp:docPr id="18583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2651" name=""/>
                    <pic:cNvPicPr/>
                  </pic:nvPicPr>
                  <pic:blipFill>
                    <a:blip r:embed="rId31"/>
                    <a:stretch>
                      <a:fillRect/>
                    </a:stretch>
                  </pic:blipFill>
                  <pic:spPr>
                    <a:xfrm>
                      <a:off x="0" y="0"/>
                      <a:ext cx="3444538" cy="502964"/>
                    </a:xfrm>
                    <a:prstGeom prst="rect">
                      <a:avLst/>
                    </a:prstGeom>
                  </pic:spPr>
                </pic:pic>
              </a:graphicData>
            </a:graphic>
          </wp:inline>
        </w:drawing>
      </w:r>
    </w:p>
    <w:p w14:paraId="41DE0FB7" w14:textId="390FF4B6" w:rsidR="002150D3" w:rsidRPr="00BF2DFB" w:rsidRDefault="002150D3" w:rsidP="0076647C">
      <w:pPr>
        <w:spacing w:line="276" w:lineRule="auto"/>
        <w:rPr>
          <w:rFonts w:ascii="Times New Roman" w:eastAsia="Times New Roman" w:hAnsi="Times New Roman" w:cs="Times New Roman"/>
        </w:rPr>
      </w:pPr>
      <w:r>
        <w:rPr>
          <w:rFonts w:ascii="Times New Roman" w:eastAsia="Times New Roman" w:hAnsi="Times New Roman" w:cs="Times New Roman"/>
        </w:rPr>
        <w:t>Figure 17- train test split</w:t>
      </w:r>
    </w:p>
    <w:p w14:paraId="56A55C59" w14:textId="77777777" w:rsidR="003B5CBF" w:rsidRPr="00BF2DFB" w:rsidRDefault="003B5CBF" w:rsidP="0076647C">
      <w:pPr>
        <w:tabs>
          <w:tab w:val="left" w:pos="915"/>
        </w:tabs>
        <w:spacing w:line="276" w:lineRule="auto"/>
        <w:rPr>
          <w:rFonts w:ascii="Times New Roman" w:eastAsia="Times New Roman" w:hAnsi="Times New Roman" w:cs="Times New Roman"/>
        </w:rPr>
      </w:pPr>
    </w:p>
    <w:p w14:paraId="20D49953" w14:textId="77777777" w:rsidR="003B5CBF" w:rsidRPr="00BF2DFB" w:rsidRDefault="003B5CBF" w:rsidP="0076647C">
      <w:pPr>
        <w:tabs>
          <w:tab w:val="left" w:pos="915"/>
        </w:tabs>
        <w:spacing w:line="276" w:lineRule="auto"/>
        <w:rPr>
          <w:rFonts w:ascii="Times New Roman" w:eastAsia="Times New Roman" w:hAnsi="Times New Roman" w:cs="Times New Roman"/>
        </w:rPr>
      </w:pPr>
    </w:p>
    <w:p w14:paraId="170ADA93" w14:textId="456EFBFF" w:rsidR="003B5CBF" w:rsidRDefault="00CF5CDC" w:rsidP="00CA423B">
      <w:pPr>
        <w:pStyle w:val="ListParagraph"/>
        <w:numPr>
          <w:ilvl w:val="1"/>
          <w:numId w:val="20"/>
        </w:numPr>
        <w:tabs>
          <w:tab w:val="left" w:pos="915"/>
        </w:tabs>
        <w:spacing w:line="276" w:lineRule="auto"/>
        <w:rPr>
          <w:rFonts w:ascii="Times New Roman" w:eastAsia="Times New Roman" w:hAnsi="Times New Roman" w:cs="Times New Roman"/>
          <w:b/>
          <w:bCs/>
        </w:rPr>
      </w:pPr>
      <w:r>
        <w:rPr>
          <w:rFonts w:ascii="Times New Roman" w:eastAsia="Times New Roman" w:hAnsi="Times New Roman" w:cs="Times New Roman"/>
          <w:b/>
          <w:bCs/>
        </w:rPr>
        <w:t>Models Used</w:t>
      </w:r>
    </w:p>
    <w:p w14:paraId="2CE522ED" w14:textId="77777777" w:rsidR="00CF5CDC" w:rsidRPr="00CF5CDC" w:rsidRDefault="00CF5CDC" w:rsidP="0076647C">
      <w:pPr>
        <w:tabs>
          <w:tab w:val="left" w:pos="915"/>
        </w:tabs>
        <w:spacing w:line="276" w:lineRule="auto"/>
        <w:rPr>
          <w:rFonts w:ascii="Times New Roman" w:eastAsia="Times New Roman" w:hAnsi="Times New Roman" w:cs="Times New Roman"/>
          <w:b/>
          <w:bCs/>
        </w:rPr>
      </w:pPr>
    </w:p>
    <w:p w14:paraId="477E5403" w14:textId="13689E9F" w:rsidR="00CF5CDC" w:rsidRPr="00CF5CDC" w:rsidRDefault="00CF5CDC" w:rsidP="00CA423B">
      <w:pPr>
        <w:pStyle w:val="ListParagraph"/>
        <w:numPr>
          <w:ilvl w:val="2"/>
          <w:numId w:val="20"/>
        </w:numPr>
        <w:tabs>
          <w:tab w:val="left" w:pos="915"/>
        </w:tabs>
        <w:spacing w:line="276" w:lineRule="auto"/>
        <w:rPr>
          <w:rFonts w:ascii="Times New Roman" w:eastAsia="Times New Roman" w:hAnsi="Times New Roman" w:cs="Times New Roman"/>
          <w:b/>
          <w:bCs/>
        </w:rPr>
      </w:pPr>
      <w:r w:rsidRPr="00CF5CDC">
        <w:rPr>
          <w:rFonts w:ascii="Times New Roman" w:eastAsia="Times New Roman" w:hAnsi="Times New Roman" w:cs="Times New Roman"/>
          <w:b/>
          <w:bCs/>
        </w:rPr>
        <w:t>Random</w:t>
      </w:r>
      <w:r>
        <w:rPr>
          <w:rFonts w:ascii="Times New Roman" w:eastAsia="Times New Roman" w:hAnsi="Times New Roman" w:cs="Times New Roman"/>
          <w:b/>
          <w:bCs/>
        </w:rPr>
        <w:t xml:space="preserve"> </w:t>
      </w:r>
      <w:r w:rsidRPr="00CF5CDC">
        <w:rPr>
          <w:rFonts w:ascii="Times New Roman" w:eastAsia="Times New Roman" w:hAnsi="Times New Roman" w:cs="Times New Roman"/>
          <w:b/>
          <w:bCs/>
        </w:rPr>
        <w:t>Forest</w:t>
      </w:r>
      <w:r>
        <w:rPr>
          <w:rFonts w:ascii="Times New Roman" w:eastAsia="Times New Roman" w:hAnsi="Times New Roman" w:cs="Times New Roman"/>
          <w:b/>
          <w:bCs/>
        </w:rPr>
        <w:t xml:space="preserve"> </w:t>
      </w:r>
      <w:r w:rsidRPr="00CF5CDC">
        <w:rPr>
          <w:rFonts w:ascii="Times New Roman" w:eastAsia="Times New Roman" w:hAnsi="Times New Roman" w:cs="Times New Roman"/>
          <w:b/>
          <w:bCs/>
        </w:rPr>
        <w:t>Classifier</w:t>
      </w:r>
    </w:p>
    <w:p w14:paraId="6FD29B5C" w14:textId="77777777" w:rsidR="006867B2" w:rsidRPr="006867B2" w:rsidRDefault="006867B2" w:rsidP="0076647C">
      <w:pPr>
        <w:tabs>
          <w:tab w:val="left" w:pos="915"/>
        </w:tabs>
        <w:spacing w:line="276" w:lineRule="auto"/>
        <w:rPr>
          <w:rFonts w:ascii="Times New Roman" w:eastAsia="Times New Roman" w:hAnsi="Times New Roman" w:cs="Times New Roman"/>
          <w:bCs/>
        </w:rPr>
      </w:pPr>
    </w:p>
    <w:p w14:paraId="7D9F121A" w14:textId="450C9437" w:rsidR="006867B2" w:rsidRPr="006867B2" w:rsidRDefault="006867B2" w:rsidP="0076647C">
      <w:pPr>
        <w:tabs>
          <w:tab w:val="left" w:pos="915"/>
        </w:tabs>
        <w:spacing w:line="276" w:lineRule="auto"/>
        <w:rPr>
          <w:rFonts w:ascii="Times New Roman" w:eastAsia="Times New Roman" w:hAnsi="Times New Roman" w:cs="Times New Roman"/>
          <w:bCs/>
        </w:rPr>
      </w:pPr>
      <w:r w:rsidRPr="006867B2">
        <w:rPr>
          <w:rFonts w:ascii="Times New Roman" w:eastAsia="Times New Roman" w:hAnsi="Times New Roman" w:cs="Times New Roman"/>
          <w:bCs/>
        </w:rPr>
        <w:t xml:space="preserve">The </w:t>
      </w:r>
      <w:bookmarkStart w:id="10" w:name="_Hlk135614932"/>
      <w:r w:rsidRPr="006867B2">
        <w:rPr>
          <w:rFonts w:ascii="Times New Roman" w:eastAsia="Times New Roman" w:hAnsi="Times New Roman" w:cs="Times New Roman"/>
          <w:bCs/>
        </w:rPr>
        <w:t xml:space="preserve">Random Forest Classifier </w:t>
      </w:r>
      <w:bookmarkEnd w:id="10"/>
      <w:r w:rsidRPr="006867B2">
        <w:rPr>
          <w:rFonts w:ascii="Times New Roman" w:eastAsia="Times New Roman" w:hAnsi="Times New Roman" w:cs="Times New Roman"/>
          <w:bCs/>
        </w:rPr>
        <w:t>is a type of algorithm used for supervised learning that utilizes ensemble learning to produce a model based on a set of decision trees. This algorithm holds significant strength in its capability to perform well in both classification and regression tasks.</w:t>
      </w:r>
    </w:p>
    <w:p w14:paraId="5A866F0C" w14:textId="77777777" w:rsidR="006867B2" w:rsidRPr="006867B2" w:rsidRDefault="006867B2" w:rsidP="0076647C">
      <w:pPr>
        <w:tabs>
          <w:tab w:val="left" w:pos="915"/>
        </w:tabs>
        <w:spacing w:line="276" w:lineRule="auto"/>
        <w:rPr>
          <w:rFonts w:ascii="Times New Roman" w:eastAsia="Times New Roman" w:hAnsi="Times New Roman" w:cs="Times New Roman"/>
          <w:bCs/>
        </w:rPr>
      </w:pPr>
    </w:p>
    <w:p w14:paraId="26B3F221" w14:textId="43BD0243" w:rsidR="00F35A73" w:rsidRPr="00F35A73" w:rsidRDefault="006867B2" w:rsidP="0076647C">
      <w:pPr>
        <w:tabs>
          <w:tab w:val="left" w:pos="915"/>
        </w:tabs>
        <w:spacing w:line="276" w:lineRule="auto"/>
        <w:rPr>
          <w:rFonts w:ascii="Times New Roman" w:eastAsia="Times New Roman" w:hAnsi="Times New Roman" w:cs="Times New Roman"/>
          <w:bCs/>
        </w:rPr>
      </w:pPr>
      <w:r w:rsidRPr="006867B2">
        <w:rPr>
          <w:rFonts w:ascii="Times New Roman" w:eastAsia="Times New Roman" w:hAnsi="Times New Roman" w:cs="Times New Roman"/>
          <w:bCs/>
        </w:rPr>
        <w:t>The fundamental concept involves generating numerous decision trees, which are trained on various random subsets of the training dataset. The final prediction is obtained by taking the average of the forecasts generated by each individual tree. This technique aids in mitigating overfitting, a common issue associated with decision trees.</w:t>
      </w:r>
    </w:p>
    <w:p w14:paraId="2B187ACE" w14:textId="77777777" w:rsidR="00CF5CDC" w:rsidRDefault="00CF5CDC" w:rsidP="0076647C">
      <w:pPr>
        <w:tabs>
          <w:tab w:val="left" w:pos="915"/>
        </w:tabs>
        <w:spacing w:line="276" w:lineRule="auto"/>
        <w:rPr>
          <w:rFonts w:ascii="Times New Roman" w:eastAsia="Times New Roman" w:hAnsi="Times New Roman" w:cs="Times New Roman"/>
          <w:bCs/>
        </w:rPr>
      </w:pPr>
    </w:p>
    <w:p w14:paraId="63B9B681" w14:textId="4A7F4C31" w:rsidR="00CF5CDC" w:rsidRDefault="004C3411" w:rsidP="0076647C">
      <w:pPr>
        <w:tabs>
          <w:tab w:val="left" w:pos="915"/>
        </w:tabs>
        <w:spacing w:line="276" w:lineRule="auto"/>
        <w:rPr>
          <w:rFonts w:ascii="Times New Roman" w:eastAsia="Times New Roman" w:hAnsi="Times New Roman" w:cs="Times New Roman"/>
          <w:bCs/>
        </w:rPr>
      </w:pPr>
      <w:r w:rsidRPr="004C3411">
        <w:rPr>
          <w:rFonts w:ascii="Times New Roman" w:eastAsia="Times New Roman" w:hAnsi="Times New Roman" w:cs="Times New Roman"/>
          <w:bCs/>
          <w:noProof/>
        </w:rPr>
        <w:lastRenderedPageBreak/>
        <w:drawing>
          <wp:inline distT="0" distB="0" distL="0" distR="0" wp14:anchorId="109AD942" wp14:editId="1F8D6A35">
            <wp:extent cx="5022015" cy="2697714"/>
            <wp:effectExtent l="0" t="0" r="7620" b="7620"/>
            <wp:docPr id="17901149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4945" name="Picture 1" descr="A screenshot of a computer&#10;&#10;Description automatically generated with medium confidence"/>
                    <pic:cNvPicPr/>
                  </pic:nvPicPr>
                  <pic:blipFill>
                    <a:blip r:embed="rId32"/>
                    <a:stretch>
                      <a:fillRect/>
                    </a:stretch>
                  </pic:blipFill>
                  <pic:spPr>
                    <a:xfrm>
                      <a:off x="0" y="0"/>
                      <a:ext cx="5022015" cy="2697714"/>
                    </a:xfrm>
                    <a:prstGeom prst="rect">
                      <a:avLst/>
                    </a:prstGeom>
                  </pic:spPr>
                </pic:pic>
              </a:graphicData>
            </a:graphic>
          </wp:inline>
        </w:drawing>
      </w:r>
    </w:p>
    <w:p w14:paraId="704A5682" w14:textId="42E9A806" w:rsidR="00CF5CDC" w:rsidRDefault="006867B2"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18- </w:t>
      </w:r>
      <w:r w:rsidRPr="006867B2">
        <w:rPr>
          <w:rFonts w:ascii="Times New Roman" w:eastAsia="Times New Roman" w:hAnsi="Times New Roman" w:cs="Times New Roman"/>
          <w:bCs/>
        </w:rPr>
        <w:t>Random</w:t>
      </w:r>
      <w:r>
        <w:rPr>
          <w:rFonts w:ascii="Times New Roman" w:eastAsia="Times New Roman" w:hAnsi="Times New Roman" w:cs="Times New Roman"/>
          <w:bCs/>
        </w:rPr>
        <w:t xml:space="preserve"> </w:t>
      </w:r>
      <w:r w:rsidRPr="006867B2">
        <w:rPr>
          <w:rFonts w:ascii="Times New Roman" w:eastAsia="Times New Roman" w:hAnsi="Times New Roman" w:cs="Times New Roman"/>
          <w:bCs/>
        </w:rPr>
        <w:t>Forest</w:t>
      </w:r>
      <w:r>
        <w:rPr>
          <w:rFonts w:ascii="Times New Roman" w:eastAsia="Times New Roman" w:hAnsi="Times New Roman" w:cs="Times New Roman"/>
          <w:bCs/>
        </w:rPr>
        <w:t xml:space="preserve"> </w:t>
      </w:r>
      <w:r w:rsidRPr="006867B2">
        <w:rPr>
          <w:rFonts w:ascii="Times New Roman" w:eastAsia="Times New Roman" w:hAnsi="Times New Roman" w:cs="Times New Roman"/>
          <w:bCs/>
        </w:rPr>
        <w:t>Classifier</w:t>
      </w:r>
    </w:p>
    <w:p w14:paraId="36C05822" w14:textId="77777777" w:rsidR="006867B2" w:rsidRDefault="006867B2" w:rsidP="0076647C">
      <w:pPr>
        <w:tabs>
          <w:tab w:val="left" w:pos="915"/>
        </w:tabs>
        <w:spacing w:line="276" w:lineRule="auto"/>
        <w:rPr>
          <w:rFonts w:ascii="Times New Roman" w:eastAsia="Times New Roman" w:hAnsi="Times New Roman" w:cs="Times New Roman"/>
          <w:bCs/>
        </w:rPr>
      </w:pPr>
    </w:p>
    <w:p w14:paraId="79A67524" w14:textId="77777777" w:rsidR="00CF5CDC" w:rsidRDefault="00CF5CDC" w:rsidP="0076647C">
      <w:pPr>
        <w:tabs>
          <w:tab w:val="left" w:pos="915"/>
        </w:tabs>
        <w:spacing w:line="276" w:lineRule="auto"/>
        <w:rPr>
          <w:rFonts w:ascii="Times New Roman" w:eastAsia="Times New Roman" w:hAnsi="Times New Roman" w:cs="Times New Roman"/>
          <w:bCs/>
        </w:rPr>
      </w:pPr>
    </w:p>
    <w:p w14:paraId="5F38E581" w14:textId="21C08026" w:rsidR="00CF5CDC" w:rsidRPr="006867B2" w:rsidRDefault="006867B2" w:rsidP="00CA423B">
      <w:pPr>
        <w:pStyle w:val="ListParagraph"/>
        <w:numPr>
          <w:ilvl w:val="2"/>
          <w:numId w:val="20"/>
        </w:numPr>
        <w:tabs>
          <w:tab w:val="left" w:pos="915"/>
        </w:tabs>
        <w:spacing w:line="276" w:lineRule="auto"/>
        <w:rPr>
          <w:rFonts w:ascii="Times New Roman" w:eastAsia="Times New Roman" w:hAnsi="Times New Roman" w:cs="Times New Roman"/>
          <w:b/>
        </w:rPr>
      </w:pPr>
      <w:r>
        <w:rPr>
          <w:rFonts w:ascii="Times New Roman" w:eastAsia="Times New Roman" w:hAnsi="Times New Roman" w:cs="Times New Roman"/>
          <w:b/>
        </w:rPr>
        <w:t>GridSearchCV</w:t>
      </w:r>
    </w:p>
    <w:p w14:paraId="5F6322CB" w14:textId="77777777" w:rsidR="00CF5CDC" w:rsidRDefault="00CF5CDC" w:rsidP="0076647C">
      <w:pPr>
        <w:tabs>
          <w:tab w:val="left" w:pos="915"/>
        </w:tabs>
        <w:spacing w:line="276" w:lineRule="auto"/>
        <w:rPr>
          <w:rFonts w:ascii="Times New Roman" w:eastAsia="Times New Roman" w:hAnsi="Times New Roman" w:cs="Times New Roman"/>
          <w:bCs/>
        </w:rPr>
      </w:pPr>
    </w:p>
    <w:p w14:paraId="03881744" w14:textId="77777777" w:rsidR="006867B2" w:rsidRPr="006867B2" w:rsidRDefault="006867B2" w:rsidP="0076647C">
      <w:pPr>
        <w:tabs>
          <w:tab w:val="left" w:pos="915"/>
        </w:tabs>
        <w:spacing w:line="276" w:lineRule="auto"/>
        <w:rPr>
          <w:rFonts w:ascii="Times New Roman" w:eastAsia="Times New Roman" w:hAnsi="Times New Roman" w:cs="Times New Roman"/>
          <w:bCs/>
        </w:rPr>
      </w:pPr>
      <w:r w:rsidRPr="006867B2">
        <w:rPr>
          <w:rFonts w:ascii="Times New Roman" w:eastAsia="Times New Roman" w:hAnsi="Times New Roman" w:cs="Times New Roman"/>
          <w:bCs/>
        </w:rPr>
        <w:t>Grid search involves thoroughly exploring a range of hyperparameter values in order to discover the optimal combination of parameters that yields the highest performance on a specific dataset. Whilst it may be computationally costly, using a brute-force technique is a trustworthy method for obtaining optimal hyperparameters for a specific model.</w:t>
      </w:r>
    </w:p>
    <w:p w14:paraId="16F14075" w14:textId="77777777" w:rsidR="006867B2" w:rsidRPr="006867B2" w:rsidRDefault="006867B2" w:rsidP="0076647C">
      <w:pPr>
        <w:tabs>
          <w:tab w:val="left" w:pos="915"/>
        </w:tabs>
        <w:spacing w:line="276" w:lineRule="auto"/>
        <w:rPr>
          <w:rFonts w:ascii="Times New Roman" w:eastAsia="Times New Roman" w:hAnsi="Times New Roman" w:cs="Times New Roman"/>
          <w:bCs/>
        </w:rPr>
      </w:pPr>
    </w:p>
    <w:p w14:paraId="5AACBC48" w14:textId="5A4A6818" w:rsidR="00CF5CDC" w:rsidRDefault="006867B2" w:rsidP="0076647C">
      <w:pPr>
        <w:tabs>
          <w:tab w:val="left" w:pos="915"/>
        </w:tabs>
        <w:spacing w:line="276" w:lineRule="auto"/>
        <w:rPr>
          <w:rFonts w:ascii="Times New Roman" w:eastAsia="Times New Roman" w:hAnsi="Times New Roman" w:cs="Times New Roman"/>
          <w:bCs/>
        </w:rPr>
      </w:pPr>
      <w:r w:rsidRPr="006867B2">
        <w:rPr>
          <w:rFonts w:ascii="Times New Roman" w:eastAsia="Times New Roman" w:hAnsi="Times New Roman" w:cs="Times New Roman"/>
          <w:bCs/>
        </w:rPr>
        <w:t xml:space="preserve">Before conducting a grid search, it is essential to establish a framework of potential hyperparameter values that will be explored. You will train and test a model for every hyperparameter combination specified in the grid using the training and test sets. </w:t>
      </w:r>
    </w:p>
    <w:p w14:paraId="1441E361" w14:textId="77777777" w:rsidR="00A165CE" w:rsidRDefault="00A165CE" w:rsidP="0076647C">
      <w:pPr>
        <w:tabs>
          <w:tab w:val="left" w:pos="915"/>
        </w:tabs>
        <w:spacing w:line="276" w:lineRule="auto"/>
        <w:rPr>
          <w:rFonts w:ascii="Times New Roman" w:eastAsia="Times New Roman" w:hAnsi="Times New Roman" w:cs="Times New Roman"/>
          <w:bCs/>
        </w:rPr>
      </w:pPr>
    </w:p>
    <w:p w14:paraId="738845CB" w14:textId="432EC8A4" w:rsidR="006867B2" w:rsidRPr="004C3411" w:rsidRDefault="004C3411" w:rsidP="0076647C">
      <w:pPr>
        <w:tabs>
          <w:tab w:val="left" w:pos="915"/>
        </w:tabs>
        <w:spacing w:line="276" w:lineRule="auto"/>
      </w:pPr>
      <w:r w:rsidRPr="004C3411">
        <w:rPr>
          <w:noProof/>
        </w:rPr>
        <w:drawing>
          <wp:inline distT="0" distB="0" distL="0" distR="0" wp14:anchorId="74D41E2E" wp14:editId="36C0B01E">
            <wp:extent cx="5943600" cy="2236470"/>
            <wp:effectExtent l="0" t="0" r="0" b="0"/>
            <wp:docPr id="75871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5316" name="Picture 1" descr="A screenshot of a computer&#10;&#10;Description automatically generated"/>
                    <pic:cNvPicPr/>
                  </pic:nvPicPr>
                  <pic:blipFill>
                    <a:blip r:embed="rId33"/>
                    <a:stretch>
                      <a:fillRect/>
                    </a:stretch>
                  </pic:blipFill>
                  <pic:spPr>
                    <a:xfrm>
                      <a:off x="0" y="0"/>
                      <a:ext cx="5943600" cy="2236470"/>
                    </a:xfrm>
                    <a:prstGeom prst="rect">
                      <a:avLst/>
                    </a:prstGeom>
                  </pic:spPr>
                </pic:pic>
              </a:graphicData>
            </a:graphic>
          </wp:inline>
        </w:drawing>
      </w:r>
    </w:p>
    <w:p w14:paraId="4DEA7E39" w14:textId="77777777" w:rsidR="006867B2" w:rsidRDefault="006867B2" w:rsidP="0076647C">
      <w:pPr>
        <w:tabs>
          <w:tab w:val="left" w:pos="915"/>
          <w:tab w:val="left" w:pos="5570"/>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19- </w:t>
      </w:r>
      <w:r w:rsidRPr="006867B2">
        <w:rPr>
          <w:rFonts w:ascii="Times New Roman" w:eastAsia="Times New Roman" w:hAnsi="Times New Roman" w:cs="Times New Roman"/>
          <w:bCs/>
        </w:rPr>
        <w:t>Random</w:t>
      </w:r>
      <w:r>
        <w:rPr>
          <w:rFonts w:ascii="Times New Roman" w:eastAsia="Times New Roman" w:hAnsi="Times New Roman" w:cs="Times New Roman"/>
          <w:bCs/>
        </w:rPr>
        <w:t xml:space="preserve"> </w:t>
      </w:r>
      <w:r w:rsidRPr="006867B2">
        <w:rPr>
          <w:rFonts w:ascii="Times New Roman" w:eastAsia="Times New Roman" w:hAnsi="Times New Roman" w:cs="Times New Roman"/>
          <w:bCs/>
        </w:rPr>
        <w:t>Forest</w:t>
      </w:r>
      <w:r>
        <w:rPr>
          <w:rFonts w:ascii="Times New Roman" w:eastAsia="Times New Roman" w:hAnsi="Times New Roman" w:cs="Times New Roman"/>
          <w:bCs/>
        </w:rPr>
        <w:t xml:space="preserve"> </w:t>
      </w:r>
      <w:r w:rsidRPr="006867B2">
        <w:rPr>
          <w:rFonts w:ascii="Times New Roman" w:eastAsia="Times New Roman" w:hAnsi="Times New Roman" w:cs="Times New Roman"/>
          <w:bCs/>
        </w:rPr>
        <w:t>Classifier</w:t>
      </w:r>
      <w:r>
        <w:rPr>
          <w:rFonts w:ascii="Times New Roman" w:eastAsia="Times New Roman" w:hAnsi="Times New Roman" w:cs="Times New Roman"/>
          <w:bCs/>
        </w:rPr>
        <w:t xml:space="preserve"> with grid search</w:t>
      </w:r>
    </w:p>
    <w:p w14:paraId="79D283D0" w14:textId="77777777" w:rsidR="006867B2" w:rsidRDefault="006867B2" w:rsidP="0076647C">
      <w:pPr>
        <w:tabs>
          <w:tab w:val="left" w:pos="915"/>
        </w:tabs>
        <w:spacing w:line="276" w:lineRule="auto"/>
        <w:rPr>
          <w:rFonts w:ascii="Times New Roman" w:eastAsia="Times New Roman" w:hAnsi="Times New Roman" w:cs="Times New Roman"/>
          <w:bCs/>
        </w:rPr>
      </w:pPr>
    </w:p>
    <w:p w14:paraId="73A6297C" w14:textId="1A2F1C27" w:rsidR="006867B2" w:rsidRDefault="00F21FAF" w:rsidP="00CA423B">
      <w:pPr>
        <w:pStyle w:val="ListParagraph"/>
        <w:numPr>
          <w:ilvl w:val="2"/>
          <w:numId w:val="20"/>
        </w:numPr>
        <w:tabs>
          <w:tab w:val="left" w:pos="915"/>
        </w:tabs>
        <w:spacing w:line="276" w:lineRule="auto"/>
        <w:rPr>
          <w:rFonts w:ascii="Times New Roman" w:eastAsia="Times New Roman" w:hAnsi="Times New Roman" w:cs="Times New Roman"/>
          <w:b/>
        </w:rPr>
      </w:pPr>
      <w:r w:rsidRPr="00F21FAF">
        <w:rPr>
          <w:rFonts w:ascii="Times New Roman" w:eastAsia="Times New Roman" w:hAnsi="Times New Roman" w:cs="Times New Roman"/>
          <w:b/>
        </w:rPr>
        <w:lastRenderedPageBreak/>
        <w:t>Decision Tree Classifier</w:t>
      </w:r>
    </w:p>
    <w:p w14:paraId="67EEAB51" w14:textId="77777777" w:rsidR="00F21FAF" w:rsidRPr="00F21FAF" w:rsidRDefault="00F21FAF" w:rsidP="00F21FAF">
      <w:pPr>
        <w:tabs>
          <w:tab w:val="left" w:pos="915"/>
        </w:tabs>
        <w:spacing w:line="276" w:lineRule="auto"/>
        <w:rPr>
          <w:rFonts w:ascii="Times New Roman" w:eastAsia="Times New Roman" w:hAnsi="Times New Roman" w:cs="Times New Roman"/>
          <w:bCs/>
        </w:rPr>
      </w:pPr>
    </w:p>
    <w:p w14:paraId="4A2F2DF3" w14:textId="3837EC21" w:rsidR="00F21FAF" w:rsidRPr="00F21FAF" w:rsidRDefault="00F21FAF" w:rsidP="00F21FAF">
      <w:pPr>
        <w:tabs>
          <w:tab w:val="left" w:pos="915"/>
        </w:tabs>
        <w:spacing w:line="276" w:lineRule="auto"/>
        <w:rPr>
          <w:rFonts w:ascii="Times New Roman" w:eastAsia="Times New Roman" w:hAnsi="Times New Roman" w:cs="Times New Roman"/>
          <w:bCs/>
        </w:rPr>
      </w:pPr>
      <w:r w:rsidRPr="00F21FAF">
        <w:rPr>
          <w:rFonts w:ascii="Times New Roman" w:eastAsia="Times New Roman" w:hAnsi="Times New Roman" w:cs="Times New Roman"/>
          <w:bCs/>
        </w:rPr>
        <w:t xml:space="preserve">The </w:t>
      </w:r>
      <w:bookmarkStart w:id="11" w:name="_Hlk135614972"/>
      <w:r w:rsidRPr="00F21FAF">
        <w:rPr>
          <w:rFonts w:ascii="Times New Roman" w:eastAsia="Times New Roman" w:hAnsi="Times New Roman" w:cs="Times New Roman"/>
          <w:bCs/>
        </w:rPr>
        <w:t>Decision</w:t>
      </w:r>
      <w:r>
        <w:rPr>
          <w:rFonts w:ascii="Times New Roman" w:eastAsia="Times New Roman" w:hAnsi="Times New Roman" w:cs="Times New Roman"/>
          <w:bCs/>
        </w:rPr>
        <w:t xml:space="preserve"> </w:t>
      </w:r>
      <w:r w:rsidRPr="00F21FAF">
        <w:rPr>
          <w:rFonts w:ascii="Times New Roman" w:eastAsia="Times New Roman" w:hAnsi="Times New Roman" w:cs="Times New Roman"/>
          <w:bCs/>
        </w:rPr>
        <w:t>Tree</w:t>
      </w:r>
      <w:r>
        <w:rPr>
          <w:rFonts w:ascii="Times New Roman" w:eastAsia="Times New Roman" w:hAnsi="Times New Roman" w:cs="Times New Roman"/>
          <w:bCs/>
        </w:rPr>
        <w:t xml:space="preserve"> </w:t>
      </w:r>
      <w:r w:rsidRPr="00F21FAF">
        <w:rPr>
          <w:rFonts w:ascii="Times New Roman" w:eastAsia="Times New Roman" w:hAnsi="Times New Roman" w:cs="Times New Roman"/>
          <w:bCs/>
        </w:rPr>
        <w:t xml:space="preserve">Classifier </w:t>
      </w:r>
      <w:bookmarkEnd w:id="11"/>
      <w:r w:rsidRPr="00F21FAF">
        <w:rPr>
          <w:rFonts w:ascii="Times New Roman" w:eastAsia="Times New Roman" w:hAnsi="Times New Roman" w:cs="Times New Roman"/>
          <w:bCs/>
        </w:rPr>
        <w:t xml:space="preserve">is a form of supervised learning technique that can be applied in carrying out both regression and classification activities. A top-down approach is employed by a tree-based algorithm to formulate predictions. The primary concept of the </w:t>
      </w:r>
      <w:r>
        <w:rPr>
          <w:rFonts w:ascii="Times New Roman" w:eastAsia="Times New Roman" w:hAnsi="Times New Roman" w:cs="Times New Roman"/>
          <w:bCs/>
        </w:rPr>
        <w:t>c</w:t>
      </w:r>
      <w:r w:rsidRPr="00F21FAF">
        <w:rPr>
          <w:rFonts w:ascii="Times New Roman" w:eastAsia="Times New Roman" w:hAnsi="Times New Roman" w:cs="Times New Roman"/>
          <w:bCs/>
        </w:rPr>
        <w:t>lassifier is to repeatedly divide the data into more compact subsets until every subset is homogenous. A pure subset refers to a subset containing data points exclusively of one class.</w:t>
      </w:r>
    </w:p>
    <w:p w14:paraId="0F028FDB" w14:textId="77777777" w:rsidR="00F21FAF" w:rsidRPr="00F21FAF" w:rsidRDefault="00F21FAF" w:rsidP="00F21FAF">
      <w:pPr>
        <w:tabs>
          <w:tab w:val="left" w:pos="915"/>
        </w:tabs>
        <w:spacing w:line="276" w:lineRule="auto"/>
        <w:rPr>
          <w:rFonts w:ascii="Times New Roman" w:eastAsia="Times New Roman" w:hAnsi="Times New Roman" w:cs="Times New Roman"/>
          <w:bCs/>
        </w:rPr>
      </w:pPr>
    </w:p>
    <w:p w14:paraId="70559075" w14:textId="77777777" w:rsidR="00F21FAF" w:rsidRPr="00F21FAF" w:rsidRDefault="00F21FAF" w:rsidP="00F21FAF">
      <w:pPr>
        <w:tabs>
          <w:tab w:val="left" w:pos="915"/>
        </w:tabs>
        <w:spacing w:line="276" w:lineRule="auto"/>
        <w:rPr>
          <w:rFonts w:ascii="Times New Roman" w:eastAsia="Times New Roman" w:hAnsi="Times New Roman" w:cs="Times New Roman"/>
          <w:bCs/>
        </w:rPr>
      </w:pPr>
      <w:r w:rsidRPr="00F21FAF">
        <w:rPr>
          <w:rFonts w:ascii="Times New Roman" w:eastAsia="Times New Roman" w:hAnsi="Times New Roman" w:cs="Times New Roman"/>
          <w:bCs/>
        </w:rPr>
        <w:t>The splitting process utilizes a decision tree as its foundation. A decision tree is a graphical depiction of the process of data splitting. The decision tree consists of nodes that indicate the split points and leaves that signify the pure subsets.</w:t>
      </w:r>
    </w:p>
    <w:p w14:paraId="1D93D8C9" w14:textId="77777777" w:rsidR="00F21FAF" w:rsidRPr="00F21FAF" w:rsidRDefault="00F21FAF" w:rsidP="00F21FAF">
      <w:pPr>
        <w:tabs>
          <w:tab w:val="left" w:pos="915"/>
        </w:tabs>
        <w:spacing w:line="276" w:lineRule="auto"/>
        <w:rPr>
          <w:rFonts w:ascii="Times New Roman" w:eastAsia="Times New Roman" w:hAnsi="Times New Roman" w:cs="Times New Roman"/>
          <w:bCs/>
        </w:rPr>
      </w:pPr>
    </w:p>
    <w:p w14:paraId="03ECB0C3" w14:textId="77777777" w:rsidR="008F0D60" w:rsidRDefault="00F21FAF" w:rsidP="008F0D60">
      <w:pPr>
        <w:tabs>
          <w:tab w:val="left" w:pos="915"/>
        </w:tabs>
        <w:spacing w:line="276" w:lineRule="auto"/>
        <w:rPr>
          <w:rFonts w:ascii="Times New Roman" w:eastAsia="Times New Roman" w:hAnsi="Times New Roman" w:cs="Times New Roman"/>
          <w:bCs/>
        </w:rPr>
      </w:pPr>
      <w:r w:rsidRPr="00F21FAF">
        <w:rPr>
          <w:rFonts w:ascii="Times New Roman" w:eastAsia="Times New Roman" w:hAnsi="Times New Roman" w:cs="Times New Roman"/>
          <w:bCs/>
        </w:rPr>
        <w:t xml:space="preserve">The </w:t>
      </w:r>
      <w:r>
        <w:rPr>
          <w:rFonts w:ascii="Times New Roman" w:eastAsia="Times New Roman" w:hAnsi="Times New Roman" w:cs="Times New Roman"/>
          <w:bCs/>
        </w:rPr>
        <w:t>c</w:t>
      </w:r>
      <w:r w:rsidRPr="00F21FAF">
        <w:rPr>
          <w:rFonts w:ascii="Times New Roman" w:eastAsia="Times New Roman" w:hAnsi="Times New Roman" w:cs="Times New Roman"/>
          <w:bCs/>
        </w:rPr>
        <w:t>lassifier begins making predictions by first locating the root of the decision tree, and then navigating through the various branches until a relevant leaf is found that corresponds with the particular data point under consideration. The category of the data point is subsequently designated as the same category as that of the leaf.</w:t>
      </w:r>
    </w:p>
    <w:p w14:paraId="5233A2DA" w14:textId="77777777" w:rsidR="008F0D60" w:rsidRDefault="008F0D60" w:rsidP="008F0D60">
      <w:pPr>
        <w:tabs>
          <w:tab w:val="left" w:pos="915"/>
        </w:tabs>
        <w:spacing w:line="276" w:lineRule="auto"/>
        <w:rPr>
          <w:rFonts w:ascii="Times New Roman" w:eastAsia="Times New Roman" w:hAnsi="Times New Roman" w:cs="Times New Roman"/>
          <w:bCs/>
        </w:rPr>
      </w:pPr>
    </w:p>
    <w:p w14:paraId="12224A2F" w14:textId="348E0340" w:rsidR="008F0D60" w:rsidRDefault="004C3411" w:rsidP="008F0D60">
      <w:pPr>
        <w:tabs>
          <w:tab w:val="left" w:pos="915"/>
        </w:tabs>
        <w:spacing w:line="276" w:lineRule="auto"/>
        <w:rPr>
          <w:rFonts w:ascii="Times New Roman" w:eastAsia="Times New Roman" w:hAnsi="Times New Roman" w:cs="Times New Roman"/>
          <w:bCs/>
        </w:rPr>
      </w:pPr>
      <w:r w:rsidRPr="004C3411">
        <w:rPr>
          <w:rFonts w:ascii="Times New Roman" w:eastAsia="Times New Roman" w:hAnsi="Times New Roman" w:cs="Times New Roman"/>
          <w:bCs/>
          <w:noProof/>
        </w:rPr>
        <w:drawing>
          <wp:inline distT="0" distB="0" distL="0" distR="0" wp14:anchorId="471F8A1D" wp14:editId="2002488A">
            <wp:extent cx="5311600" cy="2674852"/>
            <wp:effectExtent l="0" t="0" r="3810" b="0"/>
            <wp:docPr id="65238614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6149" name="Picture 1" descr="A screenshot of a computer screen&#10;&#10;Description automatically generated with medium confidence"/>
                    <pic:cNvPicPr/>
                  </pic:nvPicPr>
                  <pic:blipFill>
                    <a:blip r:embed="rId34"/>
                    <a:stretch>
                      <a:fillRect/>
                    </a:stretch>
                  </pic:blipFill>
                  <pic:spPr>
                    <a:xfrm>
                      <a:off x="0" y="0"/>
                      <a:ext cx="5311600" cy="2674852"/>
                    </a:xfrm>
                    <a:prstGeom prst="rect">
                      <a:avLst/>
                    </a:prstGeom>
                  </pic:spPr>
                </pic:pic>
              </a:graphicData>
            </a:graphic>
          </wp:inline>
        </w:drawing>
      </w:r>
    </w:p>
    <w:p w14:paraId="22E25975" w14:textId="73C62FBC" w:rsidR="008F0D60" w:rsidRDefault="008F0D60" w:rsidP="008F0D60">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20- </w:t>
      </w:r>
      <w:r w:rsidRPr="00F21FAF">
        <w:rPr>
          <w:rFonts w:ascii="Times New Roman" w:eastAsia="Times New Roman" w:hAnsi="Times New Roman" w:cs="Times New Roman"/>
          <w:bCs/>
        </w:rPr>
        <w:t>Decision</w:t>
      </w:r>
      <w:r>
        <w:rPr>
          <w:rFonts w:ascii="Times New Roman" w:eastAsia="Times New Roman" w:hAnsi="Times New Roman" w:cs="Times New Roman"/>
          <w:bCs/>
        </w:rPr>
        <w:t xml:space="preserve"> </w:t>
      </w:r>
      <w:r w:rsidRPr="00F21FAF">
        <w:rPr>
          <w:rFonts w:ascii="Times New Roman" w:eastAsia="Times New Roman" w:hAnsi="Times New Roman" w:cs="Times New Roman"/>
          <w:bCs/>
        </w:rPr>
        <w:t>Tree</w:t>
      </w:r>
      <w:r>
        <w:rPr>
          <w:rFonts w:ascii="Times New Roman" w:eastAsia="Times New Roman" w:hAnsi="Times New Roman" w:cs="Times New Roman"/>
          <w:bCs/>
        </w:rPr>
        <w:t xml:space="preserve"> </w:t>
      </w:r>
      <w:r w:rsidRPr="00F21FAF">
        <w:rPr>
          <w:rFonts w:ascii="Times New Roman" w:eastAsia="Times New Roman" w:hAnsi="Times New Roman" w:cs="Times New Roman"/>
          <w:bCs/>
        </w:rPr>
        <w:t xml:space="preserve">Classifier </w:t>
      </w:r>
      <w:r>
        <w:rPr>
          <w:rFonts w:ascii="Times New Roman" w:eastAsia="Times New Roman" w:hAnsi="Times New Roman" w:cs="Times New Roman"/>
          <w:bCs/>
        </w:rPr>
        <w:t>with grid search</w:t>
      </w:r>
    </w:p>
    <w:p w14:paraId="3041901D" w14:textId="77777777" w:rsidR="009524E1" w:rsidRDefault="009524E1" w:rsidP="008F0D60">
      <w:pPr>
        <w:tabs>
          <w:tab w:val="left" w:pos="915"/>
        </w:tabs>
        <w:spacing w:line="276" w:lineRule="auto"/>
        <w:rPr>
          <w:rFonts w:ascii="Times New Roman" w:eastAsia="Times New Roman" w:hAnsi="Times New Roman" w:cs="Times New Roman"/>
          <w:bCs/>
        </w:rPr>
      </w:pPr>
    </w:p>
    <w:p w14:paraId="3A3C18EB" w14:textId="26983CC4" w:rsidR="009524E1" w:rsidRPr="009524E1" w:rsidRDefault="009524E1" w:rsidP="00CA423B">
      <w:pPr>
        <w:pStyle w:val="ListParagraph"/>
        <w:numPr>
          <w:ilvl w:val="2"/>
          <w:numId w:val="20"/>
        </w:numPr>
        <w:tabs>
          <w:tab w:val="left" w:pos="915"/>
        </w:tabs>
        <w:spacing w:line="276" w:lineRule="auto"/>
        <w:rPr>
          <w:rFonts w:ascii="Times New Roman" w:eastAsia="Times New Roman" w:hAnsi="Times New Roman" w:cs="Times New Roman"/>
          <w:b/>
        </w:rPr>
      </w:pPr>
      <w:r>
        <w:rPr>
          <w:rFonts w:ascii="Times New Roman" w:eastAsia="Times New Roman" w:hAnsi="Times New Roman" w:cs="Times New Roman"/>
          <w:b/>
        </w:rPr>
        <w:t>Logistic Regression</w:t>
      </w:r>
    </w:p>
    <w:p w14:paraId="574702FC" w14:textId="77777777" w:rsidR="006867B2" w:rsidRDefault="006867B2" w:rsidP="0076647C">
      <w:pPr>
        <w:tabs>
          <w:tab w:val="left" w:pos="915"/>
        </w:tabs>
        <w:spacing w:line="276" w:lineRule="auto"/>
        <w:rPr>
          <w:rFonts w:ascii="Times New Roman" w:eastAsia="Times New Roman" w:hAnsi="Times New Roman" w:cs="Times New Roman"/>
          <w:bCs/>
        </w:rPr>
      </w:pPr>
    </w:p>
    <w:p w14:paraId="12AA86B8" w14:textId="77777777" w:rsidR="009F2368" w:rsidRPr="009F2368" w:rsidRDefault="009F2368" w:rsidP="009F2368">
      <w:pPr>
        <w:tabs>
          <w:tab w:val="left" w:pos="915"/>
        </w:tabs>
        <w:spacing w:line="276" w:lineRule="auto"/>
        <w:rPr>
          <w:rFonts w:ascii="Times New Roman" w:eastAsia="Times New Roman" w:hAnsi="Times New Roman" w:cs="Times New Roman"/>
          <w:bCs/>
        </w:rPr>
      </w:pPr>
      <w:bookmarkStart w:id="12" w:name="_Hlk135614992"/>
      <w:r w:rsidRPr="009F2368">
        <w:rPr>
          <w:rFonts w:ascii="Times New Roman" w:eastAsia="Times New Roman" w:hAnsi="Times New Roman" w:cs="Times New Roman"/>
          <w:bCs/>
        </w:rPr>
        <w:t xml:space="preserve">Logistic regression </w:t>
      </w:r>
      <w:bookmarkEnd w:id="12"/>
      <w:r w:rsidRPr="009F2368">
        <w:rPr>
          <w:rFonts w:ascii="Times New Roman" w:eastAsia="Times New Roman" w:hAnsi="Times New Roman" w:cs="Times New Roman"/>
          <w:bCs/>
        </w:rPr>
        <w:t>is a statistical tool that can be utilized to estimate the chance of a categorical event occurring based on certain independent factors. The binary dependent variable used in logistic regression has only two possible values, such as "failure" or "success," "yes" or "no," or 0 or 1. Independent variables in this model can either be continuous or categorical.</w:t>
      </w:r>
    </w:p>
    <w:p w14:paraId="32FEEA81" w14:textId="77777777" w:rsidR="009F2368" w:rsidRPr="009F2368" w:rsidRDefault="009F2368" w:rsidP="009F2368">
      <w:pPr>
        <w:tabs>
          <w:tab w:val="left" w:pos="915"/>
        </w:tabs>
        <w:spacing w:line="276" w:lineRule="auto"/>
        <w:rPr>
          <w:rFonts w:ascii="Times New Roman" w:eastAsia="Times New Roman" w:hAnsi="Times New Roman" w:cs="Times New Roman"/>
          <w:bCs/>
        </w:rPr>
      </w:pPr>
    </w:p>
    <w:p w14:paraId="66C5EB6A" w14:textId="78773066" w:rsidR="009524E1" w:rsidRDefault="009F2368" w:rsidP="009F2368">
      <w:pPr>
        <w:tabs>
          <w:tab w:val="left" w:pos="915"/>
        </w:tabs>
        <w:spacing w:line="276" w:lineRule="auto"/>
        <w:rPr>
          <w:rFonts w:ascii="Times New Roman" w:eastAsia="Times New Roman" w:hAnsi="Times New Roman" w:cs="Times New Roman"/>
          <w:bCs/>
        </w:rPr>
      </w:pPr>
      <w:r w:rsidRPr="009F2368">
        <w:rPr>
          <w:rFonts w:ascii="Times New Roman" w:eastAsia="Times New Roman" w:hAnsi="Times New Roman" w:cs="Times New Roman"/>
          <w:bCs/>
        </w:rPr>
        <w:lastRenderedPageBreak/>
        <w:t>Logistic regression analysis differs from linear regression analysis as it is utilized to forecast a categorical result, rather than a continuous one. Linear regression employs a mathematical equation of a straight line to represent the connection between the autonomous elements and the reliant element. In contrast, logistic regression employs a logistic equation to depict how the independent variables are related to the dependent variable.</w:t>
      </w:r>
    </w:p>
    <w:p w14:paraId="37235EF9" w14:textId="77777777" w:rsidR="009524E1" w:rsidRDefault="009524E1" w:rsidP="0076647C">
      <w:pPr>
        <w:tabs>
          <w:tab w:val="left" w:pos="915"/>
        </w:tabs>
        <w:spacing w:line="276" w:lineRule="auto"/>
        <w:rPr>
          <w:rFonts w:ascii="Times New Roman" w:eastAsia="Times New Roman" w:hAnsi="Times New Roman" w:cs="Times New Roman"/>
          <w:bCs/>
        </w:rPr>
      </w:pPr>
    </w:p>
    <w:p w14:paraId="7598FDB9" w14:textId="7FFEAF7A" w:rsidR="009524E1" w:rsidRDefault="004C3411" w:rsidP="0076647C">
      <w:pPr>
        <w:tabs>
          <w:tab w:val="left" w:pos="915"/>
        </w:tabs>
        <w:spacing w:line="276" w:lineRule="auto"/>
        <w:rPr>
          <w:rFonts w:ascii="Times New Roman" w:eastAsia="Times New Roman" w:hAnsi="Times New Roman" w:cs="Times New Roman"/>
          <w:bCs/>
        </w:rPr>
      </w:pPr>
      <w:r w:rsidRPr="004C3411">
        <w:rPr>
          <w:rFonts w:ascii="Times New Roman" w:eastAsia="Times New Roman" w:hAnsi="Times New Roman" w:cs="Times New Roman"/>
          <w:bCs/>
          <w:noProof/>
        </w:rPr>
        <w:drawing>
          <wp:inline distT="0" distB="0" distL="0" distR="0" wp14:anchorId="689EDA52" wp14:editId="312A777F">
            <wp:extent cx="5258256" cy="2651990"/>
            <wp:effectExtent l="0" t="0" r="0" b="0"/>
            <wp:docPr id="21258326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32689" name="Picture 1" descr="A screenshot of a computer&#10;&#10;Description automatically generated with medium confidence"/>
                    <pic:cNvPicPr/>
                  </pic:nvPicPr>
                  <pic:blipFill>
                    <a:blip r:embed="rId35"/>
                    <a:stretch>
                      <a:fillRect/>
                    </a:stretch>
                  </pic:blipFill>
                  <pic:spPr>
                    <a:xfrm>
                      <a:off x="0" y="0"/>
                      <a:ext cx="5258256" cy="2651990"/>
                    </a:xfrm>
                    <a:prstGeom prst="rect">
                      <a:avLst/>
                    </a:prstGeom>
                  </pic:spPr>
                </pic:pic>
              </a:graphicData>
            </a:graphic>
          </wp:inline>
        </w:drawing>
      </w:r>
    </w:p>
    <w:p w14:paraId="0B31F6C4" w14:textId="15894564" w:rsidR="009524E1" w:rsidRDefault="00650853"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21- </w:t>
      </w:r>
      <w:r w:rsidRPr="009F2368">
        <w:rPr>
          <w:rFonts w:ascii="Times New Roman" w:eastAsia="Times New Roman" w:hAnsi="Times New Roman" w:cs="Times New Roman"/>
          <w:bCs/>
        </w:rPr>
        <w:t>Logistic regression</w:t>
      </w:r>
    </w:p>
    <w:p w14:paraId="6ED9B60B" w14:textId="77777777" w:rsidR="009524E1" w:rsidRDefault="009524E1" w:rsidP="0076647C">
      <w:pPr>
        <w:tabs>
          <w:tab w:val="left" w:pos="915"/>
        </w:tabs>
        <w:spacing w:line="276" w:lineRule="auto"/>
        <w:rPr>
          <w:rFonts w:ascii="Times New Roman" w:eastAsia="Times New Roman" w:hAnsi="Times New Roman" w:cs="Times New Roman"/>
          <w:bCs/>
        </w:rPr>
      </w:pPr>
    </w:p>
    <w:p w14:paraId="3A72F2C5" w14:textId="7A9CC25B" w:rsidR="007727F2" w:rsidRDefault="007727F2" w:rsidP="00CA423B">
      <w:pPr>
        <w:pStyle w:val="ListParagraph"/>
        <w:numPr>
          <w:ilvl w:val="2"/>
          <w:numId w:val="20"/>
        </w:numPr>
        <w:tabs>
          <w:tab w:val="left" w:pos="915"/>
        </w:tabs>
        <w:spacing w:line="276" w:lineRule="auto"/>
        <w:rPr>
          <w:rFonts w:ascii="Times New Roman" w:eastAsia="Times New Roman" w:hAnsi="Times New Roman" w:cs="Times New Roman"/>
          <w:b/>
        </w:rPr>
      </w:pPr>
      <w:r w:rsidRPr="007727F2">
        <w:rPr>
          <w:rFonts w:ascii="Times New Roman" w:eastAsia="Times New Roman" w:hAnsi="Times New Roman" w:cs="Times New Roman"/>
          <w:b/>
        </w:rPr>
        <w:t>GaussianNB</w:t>
      </w:r>
    </w:p>
    <w:p w14:paraId="2278D0CD" w14:textId="77777777" w:rsidR="007727F2" w:rsidRPr="00DC4EEC" w:rsidRDefault="007727F2" w:rsidP="00DC4EEC">
      <w:pPr>
        <w:tabs>
          <w:tab w:val="left" w:pos="915"/>
        </w:tabs>
        <w:spacing w:line="276" w:lineRule="auto"/>
        <w:rPr>
          <w:rFonts w:ascii="Times New Roman" w:eastAsia="Times New Roman" w:hAnsi="Times New Roman" w:cs="Times New Roman"/>
          <w:b/>
        </w:rPr>
      </w:pPr>
    </w:p>
    <w:p w14:paraId="460DC4AB" w14:textId="77777777" w:rsidR="00DC4EEC" w:rsidRPr="00DC4EEC" w:rsidRDefault="007727F2" w:rsidP="00DC4EEC">
      <w:pPr>
        <w:tabs>
          <w:tab w:val="left" w:pos="915"/>
        </w:tabs>
        <w:spacing w:line="276" w:lineRule="auto"/>
        <w:rPr>
          <w:rFonts w:ascii="Times New Roman" w:eastAsia="Times New Roman" w:hAnsi="Times New Roman" w:cs="Times New Roman"/>
          <w:bCs/>
        </w:rPr>
      </w:pPr>
      <w:r w:rsidRPr="007727F2">
        <w:rPr>
          <w:rFonts w:ascii="Times New Roman" w:eastAsia="Times New Roman" w:hAnsi="Times New Roman" w:cs="Times New Roman"/>
          <w:bCs/>
        </w:rPr>
        <w:t>Gaussian Naive Bayes (GaussianNB) is a supervised learning algorithm that is used for classification tasks. It is a simple algorithm that is based on the Bayes theorem.</w:t>
      </w:r>
      <w:r w:rsidR="00DC4EEC">
        <w:rPr>
          <w:rFonts w:ascii="Times New Roman" w:eastAsia="Times New Roman" w:hAnsi="Times New Roman" w:cs="Times New Roman"/>
          <w:bCs/>
        </w:rPr>
        <w:t xml:space="preserve"> </w:t>
      </w:r>
      <w:r w:rsidR="00DC4EEC" w:rsidRPr="00DC4EEC">
        <w:rPr>
          <w:rFonts w:ascii="Times New Roman" w:eastAsia="Times New Roman" w:hAnsi="Times New Roman" w:cs="Times New Roman"/>
          <w:bCs/>
        </w:rPr>
        <w:t>The Bayes theorem, which is a mathematical equation, can be utilized to determine the likelihood of an occurrence of an event, taking into account the probability of other related events. The probability of a data point belonging to a specific class is determined in GaussianNB by utilizing the Bayes theorem and considering the values of its characteristics.</w:t>
      </w:r>
    </w:p>
    <w:p w14:paraId="193EB335" w14:textId="77777777" w:rsidR="00DC4EEC" w:rsidRPr="00DC4EEC" w:rsidRDefault="00DC4EEC" w:rsidP="00DC4EEC">
      <w:pPr>
        <w:tabs>
          <w:tab w:val="left" w:pos="915"/>
        </w:tabs>
        <w:spacing w:line="276" w:lineRule="auto"/>
        <w:rPr>
          <w:rFonts w:ascii="Times New Roman" w:eastAsia="Times New Roman" w:hAnsi="Times New Roman" w:cs="Times New Roman"/>
          <w:bCs/>
        </w:rPr>
      </w:pPr>
    </w:p>
    <w:p w14:paraId="156DBEFD" w14:textId="77777777" w:rsidR="00DC4EEC" w:rsidRPr="00DC4EEC" w:rsidRDefault="00DC4EEC" w:rsidP="00DC4EEC">
      <w:pPr>
        <w:tabs>
          <w:tab w:val="left" w:pos="915"/>
        </w:tabs>
        <w:spacing w:line="276" w:lineRule="auto"/>
        <w:rPr>
          <w:rFonts w:ascii="Times New Roman" w:eastAsia="Times New Roman" w:hAnsi="Times New Roman" w:cs="Times New Roman"/>
          <w:bCs/>
        </w:rPr>
      </w:pPr>
      <w:r w:rsidRPr="00DC4EEC">
        <w:rPr>
          <w:rFonts w:ascii="Times New Roman" w:eastAsia="Times New Roman" w:hAnsi="Times New Roman" w:cs="Times New Roman"/>
          <w:bCs/>
        </w:rPr>
        <w:t>GaussianNB supposes that the features of every category follow a typical distribution. This indicates that the characteristics follow a normal distribution, with distinct mean and standard deviation values for every group, forming a curve that resembles a bell shape.</w:t>
      </w:r>
    </w:p>
    <w:p w14:paraId="2E44B55F" w14:textId="77777777" w:rsidR="00DC4EEC" w:rsidRPr="00DC4EEC" w:rsidRDefault="00DC4EEC" w:rsidP="00DC4EEC">
      <w:pPr>
        <w:tabs>
          <w:tab w:val="left" w:pos="915"/>
        </w:tabs>
        <w:spacing w:line="276" w:lineRule="auto"/>
        <w:rPr>
          <w:rFonts w:ascii="Times New Roman" w:eastAsia="Times New Roman" w:hAnsi="Times New Roman" w:cs="Times New Roman"/>
          <w:bCs/>
        </w:rPr>
      </w:pPr>
    </w:p>
    <w:p w14:paraId="73681F31" w14:textId="1CEEBF9A" w:rsidR="00DC4EEC" w:rsidRDefault="00DC4EEC" w:rsidP="00DC4EEC">
      <w:pPr>
        <w:tabs>
          <w:tab w:val="left" w:pos="915"/>
        </w:tabs>
        <w:spacing w:line="276" w:lineRule="auto"/>
        <w:rPr>
          <w:rFonts w:ascii="Times New Roman" w:eastAsia="Times New Roman" w:hAnsi="Times New Roman" w:cs="Times New Roman"/>
          <w:bCs/>
        </w:rPr>
      </w:pPr>
      <w:r w:rsidRPr="00DC4EEC">
        <w:rPr>
          <w:rFonts w:ascii="Times New Roman" w:eastAsia="Times New Roman" w:hAnsi="Times New Roman" w:cs="Times New Roman"/>
          <w:bCs/>
        </w:rPr>
        <w:t>GaussianNB uses probability calculations for each data point to predict which class it belongs to. The class with the highest probability is selected to assign the data point.</w:t>
      </w:r>
    </w:p>
    <w:p w14:paraId="754EA54F" w14:textId="77777777" w:rsidR="009524E1" w:rsidRDefault="009524E1" w:rsidP="0076647C">
      <w:pPr>
        <w:tabs>
          <w:tab w:val="left" w:pos="915"/>
        </w:tabs>
        <w:spacing w:line="276" w:lineRule="auto"/>
        <w:rPr>
          <w:rFonts w:ascii="Times New Roman" w:eastAsia="Times New Roman" w:hAnsi="Times New Roman" w:cs="Times New Roman"/>
          <w:bCs/>
        </w:rPr>
      </w:pPr>
    </w:p>
    <w:p w14:paraId="2C7469B2" w14:textId="59E9334C" w:rsidR="009524E1" w:rsidRDefault="004C3411" w:rsidP="0076647C">
      <w:pPr>
        <w:tabs>
          <w:tab w:val="left" w:pos="915"/>
        </w:tabs>
        <w:spacing w:line="276" w:lineRule="auto"/>
        <w:rPr>
          <w:rFonts w:ascii="Times New Roman" w:eastAsia="Times New Roman" w:hAnsi="Times New Roman" w:cs="Times New Roman"/>
          <w:bCs/>
        </w:rPr>
      </w:pPr>
      <w:r w:rsidRPr="004C3411">
        <w:rPr>
          <w:rFonts w:ascii="Times New Roman" w:eastAsia="Times New Roman" w:hAnsi="Times New Roman" w:cs="Times New Roman"/>
          <w:bCs/>
          <w:noProof/>
        </w:rPr>
        <w:lastRenderedPageBreak/>
        <w:drawing>
          <wp:inline distT="0" distB="0" distL="0" distR="0" wp14:anchorId="6261C32C" wp14:editId="236AC445">
            <wp:extent cx="4978485" cy="2503714"/>
            <wp:effectExtent l="0" t="0" r="0" b="0"/>
            <wp:docPr id="11288719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1962" name="Picture 1" descr="A screenshot of a computer&#10;&#10;Description automatically generated with medium confidence"/>
                    <pic:cNvPicPr/>
                  </pic:nvPicPr>
                  <pic:blipFill>
                    <a:blip r:embed="rId36"/>
                    <a:stretch>
                      <a:fillRect/>
                    </a:stretch>
                  </pic:blipFill>
                  <pic:spPr>
                    <a:xfrm>
                      <a:off x="0" y="0"/>
                      <a:ext cx="5001146" cy="2515110"/>
                    </a:xfrm>
                    <a:prstGeom prst="rect">
                      <a:avLst/>
                    </a:prstGeom>
                  </pic:spPr>
                </pic:pic>
              </a:graphicData>
            </a:graphic>
          </wp:inline>
        </w:drawing>
      </w:r>
    </w:p>
    <w:p w14:paraId="052D9652" w14:textId="378A6218" w:rsidR="00AE7AB5" w:rsidRDefault="00AE7AB5" w:rsidP="00AE7AB5">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 xml:space="preserve">Figure 22- </w:t>
      </w:r>
      <w:r w:rsidRPr="00AE7AB5">
        <w:rPr>
          <w:rFonts w:ascii="Times New Roman" w:eastAsia="Times New Roman" w:hAnsi="Times New Roman" w:cs="Times New Roman"/>
          <w:bCs/>
        </w:rPr>
        <w:t>GaussianNB</w:t>
      </w:r>
    </w:p>
    <w:p w14:paraId="084B0B56" w14:textId="77777777" w:rsidR="004C3411" w:rsidRDefault="004C3411" w:rsidP="00AE7AB5">
      <w:pPr>
        <w:tabs>
          <w:tab w:val="left" w:pos="915"/>
        </w:tabs>
        <w:spacing w:line="276" w:lineRule="auto"/>
        <w:rPr>
          <w:rFonts w:ascii="Times New Roman" w:eastAsia="Times New Roman" w:hAnsi="Times New Roman" w:cs="Times New Roman"/>
          <w:bCs/>
        </w:rPr>
      </w:pPr>
    </w:p>
    <w:p w14:paraId="0E35F094" w14:textId="6D0CAA28" w:rsidR="004C3411" w:rsidRPr="00AE7AB5" w:rsidRDefault="004C3411" w:rsidP="004C3411">
      <w:pPr>
        <w:pStyle w:val="ListParagraph"/>
        <w:numPr>
          <w:ilvl w:val="2"/>
          <w:numId w:val="20"/>
        </w:numPr>
        <w:tabs>
          <w:tab w:val="left" w:pos="915"/>
        </w:tabs>
        <w:spacing w:line="276" w:lineRule="auto"/>
        <w:rPr>
          <w:rFonts w:ascii="Times New Roman" w:eastAsia="Times New Roman" w:hAnsi="Times New Roman" w:cs="Times New Roman"/>
          <w:b/>
        </w:rPr>
      </w:pPr>
      <w:r>
        <w:rPr>
          <w:rFonts w:ascii="Times New Roman" w:eastAsia="Times New Roman" w:hAnsi="Times New Roman" w:cs="Times New Roman"/>
          <w:b/>
        </w:rPr>
        <w:t>MLP</w:t>
      </w:r>
      <w:r w:rsidRPr="00AE7AB5">
        <w:rPr>
          <w:rFonts w:ascii="Times New Roman" w:eastAsia="Times New Roman" w:hAnsi="Times New Roman" w:cs="Times New Roman"/>
          <w:b/>
        </w:rPr>
        <w:t xml:space="preserve"> Classifi</w:t>
      </w:r>
      <w:r>
        <w:rPr>
          <w:rFonts w:ascii="Times New Roman" w:eastAsia="Times New Roman" w:hAnsi="Times New Roman" w:cs="Times New Roman"/>
          <w:b/>
        </w:rPr>
        <w:t>er</w:t>
      </w:r>
    </w:p>
    <w:p w14:paraId="26B657AA" w14:textId="1039B62A" w:rsidR="00A70088" w:rsidRPr="00A70088" w:rsidRDefault="00A70088" w:rsidP="00A70088">
      <w:pPr>
        <w:tabs>
          <w:tab w:val="left" w:pos="915"/>
        </w:tabs>
        <w:spacing w:line="276" w:lineRule="auto"/>
        <w:rPr>
          <w:rFonts w:ascii="Times New Roman" w:eastAsia="Times New Roman" w:hAnsi="Times New Roman" w:cs="Times New Roman"/>
          <w:bCs/>
        </w:rPr>
      </w:pPr>
    </w:p>
    <w:p w14:paraId="6A6254DE" w14:textId="64740674" w:rsidR="00A70088" w:rsidRDefault="00A70088" w:rsidP="00A70088">
      <w:pPr>
        <w:tabs>
          <w:tab w:val="left" w:pos="915"/>
        </w:tabs>
        <w:spacing w:line="276" w:lineRule="auto"/>
        <w:rPr>
          <w:rFonts w:ascii="Times New Roman" w:eastAsia="Times New Roman" w:hAnsi="Times New Roman" w:cs="Times New Roman"/>
          <w:bCs/>
        </w:rPr>
      </w:pPr>
      <w:r w:rsidRPr="00A70088">
        <w:rPr>
          <w:rFonts w:ascii="Times New Roman" w:eastAsia="Times New Roman" w:hAnsi="Times New Roman" w:cs="Times New Roman"/>
          <w:bCs/>
        </w:rPr>
        <w:t>MLP Classifier, or Multi-layer Perceptron Classifier is a feedforward neural network that consists of multiple layers of nodes (neurons) with nonlinear activation functions</w:t>
      </w:r>
      <w:r>
        <w:rPr>
          <w:rFonts w:ascii="Times New Roman" w:eastAsia="Times New Roman" w:hAnsi="Times New Roman" w:cs="Times New Roman"/>
          <w:bCs/>
        </w:rPr>
        <w:t xml:space="preserve">. </w:t>
      </w:r>
      <w:r w:rsidRPr="00A70088">
        <w:rPr>
          <w:rFonts w:ascii="Times New Roman" w:eastAsia="Times New Roman" w:hAnsi="Times New Roman" w:cs="Times New Roman"/>
          <w:bCs/>
        </w:rPr>
        <w:t>MLP Classifier</w:t>
      </w:r>
      <w:r>
        <w:rPr>
          <w:rFonts w:ascii="Times New Roman" w:eastAsia="Times New Roman" w:hAnsi="Times New Roman" w:cs="Times New Roman"/>
          <w:bCs/>
        </w:rPr>
        <w:t xml:space="preserve"> </w:t>
      </w:r>
      <w:r w:rsidRPr="00A70088">
        <w:rPr>
          <w:rFonts w:ascii="Times New Roman" w:eastAsia="Times New Roman" w:hAnsi="Times New Roman" w:cs="Times New Roman"/>
          <w:bCs/>
        </w:rPr>
        <w:t>is a supervised learning algorithm that learns a function f(</w:t>
      </w:r>
      <w:r w:rsidRPr="00A70088">
        <w:rPr>
          <w:rFonts w:ascii="Cambria Math" w:eastAsia="Times New Roman" w:hAnsi="Cambria Math" w:cs="Cambria Math"/>
          <w:bCs/>
        </w:rPr>
        <w:t>⋅</w:t>
      </w:r>
      <w:r w:rsidRPr="00A70088">
        <w:rPr>
          <w:rFonts w:ascii="Times New Roman" w:eastAsia="Times New Roman" w:hAnsi="Times New Roman" w:cs="Times New Roman"/>
          <w:bCs/>
        </w:rPr>
        <w:t>):Rm→Rn by training on a dataset, where m is the number of dimensions for input and n is the number of dimensions for output. Given a set of features X = x1,x2,...,xm and a target y, it can learn a non-linear function approximator for either classification or regression. It is different from logistic regression, in that between the input and the output layer, there can be one or more non-linear layers, called hidden layers.</w:t>
      </w:r>
    </w:p>
    <w:p w14:paraId="3A244260" w14:textId="77777777" w:rsidR="00EB4E81" w:rsidRDefault="00EB4E81" w:rsidP="00A70088">
      <w:pPr>
        <w:tabs>
          <w:tab w:val="left" w:pos="915"/>
        </w:tabs>
        <w:spacing w:line="276" w:lineRule="auto"/>
        <w:rPr>
          <w:rFonts w:ascii="Times New Roman" w:eastAsia="Times New Roman" w:hAnsi="Times New Roman" w:cs="Times New Roman"/>
          <w:bCs/>
        </w:rPr>
      </w:pPr>
    </w:p>
    <w:p w14:paraId="51690339" w14:textId="1F6ABE60" w:rsidR="00A70088" w:rsidRDefault="00A70088" w:rsidP="0076647C">
      <w:pPr>
        <w:tabs>
          <w:tab w:val="left" w:pos="915"/>
        </w:tabs>
        <w:spacing w:line="276" w:lineRule="auto"/>
        <w:rPr>
          <w:rFonts w:ascii="Times New Roman" w:eastAsia="Times New Roman" w:hAnsi="Times New Roman" w:cs="Times New Roman"/>
          <w:bCs/>
        </w:rPr>
      </w:pPr>
      <w:r w:rsidRPr="00A70088">
        <w:rPr>
          <w:rFonts w:ascii="Times New Roman" w:eastAsia="Times New Roman" w:hAnsi="Times New Roman" w:cs="Times New Roman"/>
          <w:bCs/>
          <w:noProof/>
        </w:rPr>
        <w:drawing>
          <wp:inline distT="0" distB="0" distL="0" distR="0" wp14:anchorId="5D162185" wp14:editId="7346D976">
            <wp:extent cx="4525420" cy="2373086"/>
            <wp:effectExtent l="0" t="0" r="8890" b="8255"/>
            <wp:docPr id="1367567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7108" name="Picture 1" descr="A screenshot of a computer&#10;&#10;Description automatically generated"/>
                    <pic:cNvPicPr/>
                  </pic:nvPicPr>
                  <pic:blipFill>
                    <a:blip r:embed="rId37"/>
                    <a:stretch>
                      <a:fillRect/>
                    </a:stretch>
                  </pic:blipFill>
                  <pic:spPr>
                    <a:xfrm>
                      <a:off x="0" y="0"/>
                      <a:ext cx="4549116" cy="2385512"/>
                    </a:xfrm>
                    <a:prstGeom prst="rect">
                      <a:avLst/>
                    </a:prstGeom>
                  </pic:spPr>
                </pic:pic>
              </a:graphicData>
            </a:graphic>
          </wp:inline>
        </w:drawing>
      </w:r>
    </w:p>
    <w:p w14:paraId="330C3860" w14:textId="7981FB27" w:rsidR="00A70088" w:rsidRDefault="00A70088" w:rsidP="0076647C">
      <w:pPr>
        <w:tabs>
          <w:tab w:val="left" w:pos="915"/>
        </w:tabs>
        <w:spacing w:line="276" w:lineRule="auto"/>
        <w:rPr>
          <w:rFonts w:ascii="Times New Roman" w:eastAsia="Times New Roman" w:hAnsi="Times New Roman" w:cs="Times New Roman"/>
          <w:bCs/>
        </w:rPr>
      </w:pPr>
      <w:r>
        <w:rPr>
          <w:rFonts w:ascii="Times New Roman" w:eastAsia="Times New Roman" w:hAnsi="Times New Roman" w:cs="Times New Roman"/>
          <w:bCs/>
        </w:rPr>
        <w:t>Figure 23- MLP Classifie</w:t>
      </w:r>
      <w:r w:rsidR="00E17545">
        <w:rPr>
          <w:rFonts w:ascii="Times New Roman" w:eastAsia="Times New Roman" w:hAnsi="Times New Roman" w:cs="Times New Roman"/>
          <w:bCs/>
        </w:rPr>
        <w:t>r</w:t>
      </w:r>
    </w:p>
    <w:p w14:paraId="10BF2A3E" w14:textId="77777777" w:rsidR="009D75D8" w:rsidRDefault="009D75D8" w:rsidP="0076647C">
      <w:pPr>
        <w:tabs>
          <w:tab w:val="left" w:pos="915"/>
        </w:tabs>
        <w:spacing w:line="276" w:lineRule="auto"/>
        <w:rPr>
          <w:rFonts w:ascii="Times New Roman" w:eastAsia="Times New Roman" w:hAnsi="Times New Roman" w:cs="Times New Roman"/>
          <w:bCs/>
        </w:rPr>
      </w:pPr>
    </w:p>
    <w:p w14:paraId="258EE7AA" w14:textId="77777777" w:rsidR="00EB4E81" w:rsidRDefault="00EB4E81" w:rsidP="0076647C">
      <w:pPr>
        <w:tabs>
          <w:tab w:val="left" w:pos="915"/>
        </w:tabs>
        <w:spacing w:line="276" w:lineRule="auto"/>
        <w:rPr>
          <w:rFonts w:ascii="Times New Roman" w:eastAsia="Times New Roman" w:hAnsi="Times New Roman" w:cs="Times New Roman"/>
          <w:bCs/>
        </w:rPr>
      </w:pPr>
    </w:p>
    <w:p w14:paraId="5F7C1E54" w14:textId="1D13E186" w:rsidR="009524E1" w:rsidRPr="00AE7AB5" w:rsidRDefault="00AE7AB5" w:rsidP="004C3411">
      <w:pPr>
        <w:pStyle w:val="ListParagraph"/>
        <w:numPr>
          <w:ilvl w:val="2"/>
          <w:numId w:val="20"/>
        </w:numPr>
        <w:tabs>
          <w:tab w:val="left" w:pos="915"/>
        </w:tabs>
        <w:spacing w:line="276" w:lineRule="auto"/>
        <w:rPr>
          <w:rFonts w:ascii="Times New Roman" w:eastAsia="Times New Roman" w:hAnsi="Times New Roman" w:cs="Times New Roman"/>
          <w:b/>
        </w:rPr>
      </w:pPr>
      <w:r w:rsidRPr="00AE7AB5">
        <w:rPr>
          <w:rFonts w:ascii="Times New Roman" w:eastAsia="Times New Roman" w:hAnsi="Times New Roman" w:cs="Times New Roman"/>
          <w:b/>
        </w:rPr>
        <w:lastRenderedPageBreak/>
        <w:t>Support Vector Classification</w:t>
      </w:r>
    </w:p>
    <w:p w14:paraId="38383FB8" w14:textId="77777777" w:rsidR="009524E1" w:rsidRDefault="009524E1" w:rsidP="0076647C">
      <w:pPr>
        <w:tabs>
          <w:tab w:val="left" w:pos="915"/>
        </w:tabs>
        <w:spacing w:line="276" w:lineRule="auto"/>
        <w:rPr>
          <w:rFonts w:ascii="Times New Roman" w:eastAsia="Times New Roman" w:hAnsi="Times New Roman" w:cs="Times New Roman"/>
          <w:bCs/>
        </w:rPr>
      </w:pPr>
    </w:p>
    <w:p w14:paraId="03F5F7C2" w14:textId="4F7B5042" w:rsidR="00025C0E" w:rsidRPr="00025C0E" w:rsidRDefault="00025C0E" w:rsidP="00025C0E">
      <w:pPr>
        <w:rPr>
          <w:rFonts w:ascii="Times New Roman" w:eastAsia="Times New Roman" w:hAnsi="Times New Roman" w:cs="Times New Roman"/>
          <w:bCs/>
        </w:rPr>
      </w:pPr>
      <w:bookmarkStart w:id="13" w:name="_Hlk135615029"/>
      <w:r w:rsidRPr="00025C0E">
        <w:rPr>
          <w:rFonts w:ascii="Times New Roman" w:eastAsia="Times New Roman" w:hAnsi="Times New Roman" w:cs="Times New Roman"/>
          <w:bCs/>
        </w:rPr>
        <w:t>Support Vector Classification</w:t>
      </w:r>
      <w:r>
        <w:rPr>
          <w:rFonts w:ascii="Times New Roman" w:eastAsia="Times New Roman" w:hAnsi="Times New Roman" w:cs="Times New Roman"/>
          <w:bCs/>
        </w:rPr>
        <w:t xml:space="preserve"> </w:t>
      </w:r>
      <w:bookmarkEnd w:id="13"/>
      <w:r>
        <w:rPr>
          <w:rFonts w:ascii="Times New Roman" w:eastAsia="Times New Roman" w:hAnsi="Times New Roman" w:cs="Times New Roman"/>
          <w:bCs/>
        </w:rPr>
        <w:t>(</w:t>
      </w:r>
      <w:r w:rsidRPr="00025C0E">
        <w:rPr>
          <w:rFonts w:ascii="Times New Roman" w:eastAsia="Times New Roman" w:hAnsi="Times New Roman" w:cs="Times New Roman"/>
          <w:bCs/>
        </w:rPr>
        <w:t>SVC</w:t>
      </w:r>
      <w:r>
        <w:rPr>
          <w:rFonts w:ascii="Times New Roman" w:eastAsia="Times New Roman" w:hAnsi="Times New Roman" w:cs="Times New Roman"/>
          <w:bCs/>
        </w:rPr>
        <w:t>)</w:t>
      </w:r>
      <w:r w:rsidRPr="00025C0E">
        <w:rPr>
          <w:rFonts w:ascii="Times New Roman" w:eastAsia="Times New Roman" w:hAnsi="Times New Roman" w:cs="Times New Roman"/>
          <w:bCs/>
        </w:rPr>
        <w:t xml:space="preserve"> is a method of supervised learning employed to carry out classification tasks. This belongs to the category of SVMs. SVMs refer to a category of tools employed for accomplishing classification and regression objectives.</w:t>
      </w:r>
    </w:p>
    <w:p w14:paraId="0E2E8F31" w14:textId="77777777" w:rsidR="00025C0E" w:rsidRPr="00025C0E" w:rsidRDefault="00025C0E" w:rsidP="00025C0E">
      <w:pPr>
        <w:tabs>
          <w:tab w:val="left" w:pos="915"/>
        </w:tabs>
        <w:spacing w:line="276" w:lineRule="auto"/>
        <w:rPr>
          <w:rFonts w:ascii="Times New Roman" w:eastAsia="Times New Roman" w:hAnsi="Times New Roman" w:cs="Times New Roman"/>
          <w:bCs/>
        </w:rPr>
      </w:pPr>
    </w:p>
    <w:p w14:paraId="2B3809BE" w14:textId="77777777" w:rsidR="00025C0E" w:rsidRPr="00025C0E" w:rsidRDefault="00025C0E" w:rsidP="00025C0E">
      <w:pPr>
        <w:tabs>
          <w:tab w:val="left" w:pos="915"/>
        </w:tabs>
        <w:spacing w:line="276" w:lineRule="auto"/>
        <w:rPr>
          <w:rFonts w:ascii="Times New Roman" w:eastAsia="Times New Roman" w:hAnsi="Times New Roman" w:cs="Times New Roman"/>
          <w:bCs/>
        </w:rPr>
      </w:pPr>
      <w:r w:rsidRPr="00025C0E">
        <w:rPr>
          <w:rFonts w:ascii="Times New Roman" w:eastAsia="Times New Roman" w:hAnsi="Times New Roman" w:cs="Times New Roman"/>
          <w:bCs/>
        </w:rPr>
        <w:t>SVC operates by identifying a hyperplane that effectively partitions the data points of two distinct classes. The hyperplane is a geometric boundary, which can either take the form of a straight line or flattened surface, that partitions the dataset into two distinct groups in such a way that all observations within each group are members of the same class, while those outside of the hyperplane belong to the opposite class.</w:t>
      </w:r>
    </w:p>
    <w:p w14:paraId="1FDA87AE" w14:textId="77777777" w:rsidR="00025C0E" w:rsidRPr="00025C0E" w:rsidRDefault="00025C0E" w:rsidP="00025C0E">
      <w:pPr>
        <w:tabs>
          <w:tab w:val="left" w:pos="915"/>
        </w:tabs>
        <w:spacing w:line="276" w:lineRule="auto"/>
        <w:rPr>
          <w:rFonts w:ascii="Times New Roman" w:eastAsia="Times New Roman" w:hAnsi="Times New Roman" w:cs="Times New Roman"/>
          <w:bCs/>
        </w:rPr>
      </w:pPr>
    </w:p>
    <w:p w14:paraId="7B948382" w14:textId="1D93E6E5" w:rsidR="009524E1" w:rsidRDefault="00025C0E" w:rsidP="00025C0E">
      <w:pPr>
        <w:tabs>
          <w:tab w:val="left" w:pos="915"/>
        </w:tabs>
        <w:spacing w:line="276" w:lineRule="auto"/>
        <w:rPr>
          <w:rFonts w:ascii="Times New Roman" w:eastAsia="Times New Roman" w:hAnsi="Times New Roman" w:cs="Times New Roman"/>
          <w:bCs/>
        </w:rPr>
      </w:pPr>
      <w:r w:rsidRPr="00025C0E">
        <w:rPr>
          <w:rFonts w:ascii="Times New Roman" w:eastAsia="Times New Roman" w:hAnsi="Times New Roman" w:cs="Times New Roman"/>
          <w:bCs/>
        </w:rPr>
        <w:t>SVC identifies the hyperplane that achieves the maximum distance between the two classes, known as the margin. The margin refers to the measurement of the space from the hyperplane to the data points that are closest in each category.</w:t>
      </w:r>
    </w:p>
    <w:p w14:paraId="2ABBF898" w14:textId="77777777" w:rsidR="00213550" w:rsidRDefault="00213550" w:rsidP="00025C0E">
      <w:pPr>
        <w:tabs>
          <w:tab w:val="left" w:pos="915"/>
        </w:tabs>
        <w:spacing w:line="276" w:lineRule="auto"/>
        <w:rPr>
          <w:rFonts w:ascii="Times New Roman" w:eastAsia="Times New Roman" w:hAnsi="Times New Roman" w:cs="Times New Roman"/>
          <w:bCs/>
        </w:rPr>
      </w:pPr>
    </w:p>
    <w:p w14:paraId="1C214B4C" w14:textId="43151DE6" w:rsidR="00213550" w:rsidRDefault="004C3411" w:rsidP="00025C0E">
      <w:pPr>
        <w:tabs>
          <w:tab w:val="left" w:pos="915"/>
        </w:tabs>
        <w:spacing w:line="276" w:lineRule="auto"/>
        <w:rPr>
          <w:rFonts w:ascii="Times New Roman" w:eastAsia="Times New Roman" w:hAnsi="Times New Roman" w:cs="Times New Roman"/>
          <w:bCs/>
        </w:rPr>
      </w:pPr>
      <w:r w:rsidRPr="004C3411">
        <w:rPr>
          <w:rFonts w:ascii="Times New Roman" w:eastAsia="Times New Roman" w:hAnsi="Times New Roman" w:cs="Times New Roman"/>
          <w:bCs/>
          <w:noProof/>
        </w:rPr>
        <w:drawing>
          <wp:inline distT="0" distB="0" distL="0" distR="0" wp14:anchorId="1C28EA95" wp14:editId="21FC9603">
            <wp:extent cx="3744686" cy="2250563"/>
            <wp:effectExtent l="0" t="0" r="8255" b="0"/>
            <wp:docPr id="2577048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4824" name="Picture 1" descr="A screenshot of a computer&#10;&#10;Description automatically generated with medium confidence"/>
                    <pic:cNvPicPr/>
                  </pic:nvPicPr>
                  <pic:blipFill>
                    <a:blip r:embed="rId38"/>
                    <a:stretch>
                      <a:fillRect/>
                    </a:stretch>
                  </pic:blipFill>
                  <pic:spPr>
                    <a:xfrm>
                      <a:off x="0" y="0"/>
                      <a:ext cx="3752612" cy="2255327"/>
                    </a:xfrm>
                    <a:prstGeom prst="rect">
                      <a:avLst/>
                    </a:prstGeom>
                  </pic:spPr>
                </pic:pic>
              </a:graphicData>
            </a:graphic>
          </wp:inline>
        </w:drawing>
      </w:r>
    </w:p>
    <w:p w14:paraId="6D4941E8" w14:textId="05212DC0" w:rsidR="00213550" w:rsidRDefault="00213550" w:rsidP="003B356C">
      <w:pPr>
        <w:tabs>
          <w:tab w:val="center" w:pos="4680"/>
        </w:tabs>
        <w:rPr>
          <w:rFonts w:ascii="Times New Roman" w:eastAsia="Times New Roman" w:hAnsi="Times New Roman" w:cs="Times New Roman"/>
          <w:bCs/>
        </w:rPr>
      </w:pPr>
      <w:r>
        <w:rPr>
          <w:rFonts w:ascii="Times New Roman" w:eastAsia="Times New Roman" w:hAnsi="Times New Roman" w:cs="Times New Roman"/>
          <w:bCs/>
        </w:rPr>
        <w:t>Figure 2</w:t>
      </w:r>
      <w:r w:rsidR="00E17545">
        <w:rPr>
          <w:rFonts w:ascii="Times New Roman" w:eastAsia="Times New Roman" w:hAnsi="Times New Roman" w:cs="Times New Roman"/>
          <w:bCs/>
        </w:rPr>
        <w:t>4</w:t>
      </w:r>
      <w:r>
        <w:rPr>
          <w:rFonts w:ascii="Times New Roman" w:eastAsia="Times New Roman" w:hAnsi="Times New Roman" w:cs="Times New Roman"/>
          <w:bCs/>
        </w:rPr>
        <w:t xml:space="preserve">- </w:t>
      </w:r>
      <w:r w:rsidRPr="00213550">
        <w:rPr>
          <w:rFonts w:ascii="Times New Roman" w:eastAsia="Times New Roman" w:hAnsi="Times New Roman" w:cs="Times New Roman"/>
          <w:bCs/>
        </w:rPr>
        <w:t>Support Vector Classificatio</w:t>
      </w:r>
      <w:r w:rsidR="003B356C">
        <w:rPr>
          <w:rFonts w:ascii="Times New Roman" w:eastAsia="Times New Roman" w:hAnsi="Times New Roman" w:cs="Times New Roman"/>
          <w:bCs/>
        </w:rPr>
        <w:t>n</w:t>
      </w:r>
    </w:p>
    <w:p w14:paraId="3A060F4A" w14:textId="77777777" w:rsidR="00942F80" w:rsidRDefault="00942F80" w:rsidP="003B356C">
      <w:pPr>
        <w:tabs>
          <w:tab w:val="center" w:pos="4680"/>
        </w:tabs>
        <w:rPr>
          <w:rFonts w:ascii="Times New Roman" w:eastAsia="Times New Roman" w:hAnsi="Times New Roman" w:cs="Times New Roman"/>
          <w:bCs/>
        </w:rPr>
      </w:pPr>
    </w:p>
    <w:p w14:paraId="7E542E6F" w14:textId="77777777" w:rsidR="00EB4E81" w:rsidRDefault="00EB4E81" w:rsidP="003B356C">
      <w:pPr>
        <w:tabs>
          <w:tab w:val="center" w:pos="4680"/>
        </w:tabs>
        <w:rPr>
          <w:rFonts w:ascii="Times New Roman" w:eastAsia="Times New Roman" w:hAnsi="Times New Roman" w:cs="Times New Roman"/>
          <w:bCs/>
        </w:rPr>
      </w:pPr>
    </w:p>
    <w:p w14:paraId="62A06AC3" w14:textId="5FDA19CC" w:rsidR="00213550" w:rsidRDefault="00942F80" w:rsidP="004C3411">
      <w:pPr>
        <w:pStyle w:val="ListParagraph"/>
        <w:numPr>
          <w:ilvl w:val="1"/>
          <w:numId w:val="20"/>
        </w:numPr>
        <w:tabs>
          <w:tab w:val="center" w:pos="4680"/>
        </w:tabs>
        <w:rPr>
          <w:rFonts w:ascii="Times New Roman" w:eastAsia="Times New Roman" w:hAnsi="Times New Roman" w:cs="Times New Roman"/>
          <w:b/>
        </w:rPr>
      </w:pPr>
      <w:r>
        <w:rPr>
          <w:rFonts w:ascii="Times New Roman" w:eastAsia="Times New Roman" w:hAnsi="Times New Roman" w:cs="Times New Roman"/>
          <w:b/>
        </w:rPr>
        <w:t>Model Comparison</w:t>
      </w:r>
    </w:p>
    <w:p w14:paraId="5B466808" w14:textId="44AAD793" w:rsidR="00942F80" w:rsidRDefault="00942F80" w:rsidP="00942F80">
      <w:pPr>
        <w:tabs>
          <w:tab w:val="center" w:pos="4680"/>
        </w:tabs>
        <w:rPr>
          <w:rFonts w:ascii="Times New Roman" w:eastAsia="Times New Roman" w:hAnsi="Times New Roman" w:cs="Times New Roman"/>
          <w:bCs/>
        </w:rPr>
      </w:pPr>
    </w:p>
    <w:p w14:paraId="36B380E1" w14:textId="04E0314B" w:rsidR="00B03877" w:rsidRDefault="00357256" w:rsidP="00942F80">
      <w:pPr>
        <w:tabs>
          <w:tab w:val="center" w:pos="4680"/>
        </w:tabs>
        <w:rPr>
          <w:rFonts w:ascii="Times New Roman" w:eastAsia="Times New Roman" w:hAnsi="Times New Roman" w:cs="Times New Roman"/>
          <w:bCs/>
        </w:rPr>
      </w:pPr>
      <w:r>
        <w:rPr>
          <w:rFonts w:ascii="Times New Roman" w:eastAsia="Times New Roman" w:hAnsi="Times New Roman" w:cs="Times New Roman"/>
          <w:bCs/>
        </w:rPr>
        <w:t xml:space="preserve">Comparing all the models after testing their </w:t>
      </w:r>
      <w:r w:rsidR="009D75D8">
        <w:rPr>
          <w:rFonts w:ascii="Times New Roman" w:eastAsia="Times New Roman" w:hAnsi="Times New Roman" w:cs="Times New Roman"/>
          <w:bCs/>
        </w:rPr>
        <w:t xml:space="preserve">performance, </w:t>
      </w:r>
      <w:r w:rsidR="009D75D8" w:rsidRPr="009D75D8">
        <w:rPr>
          <w:rFonts w:ascii="Times New Roman" w:eastAsia="Times New Roman" w:hAnsi="Times New Roman" w:cs="Times New Roman"/>
          <w:bCs/>
        </w:rPr>
        <w:t>the Random Forest Classifier has the highest accuracy, followed by the Decision Tree Classifier. The Logistic Regression model has the lowest accuracy.</w:t>
      </w:r>
      <w:r w:rsidR="009D75D8" w:rsidRPr="009D75D8">
        <w:t xml:space="preserve"> </w:t>
      </w:r>
      <w:r w:rsidR="009D75D8" w:rsidRPr="009D75D8">
        <w:rPr>
          <w:rFonts w:ascii="Times New Roman" w:eastAsia="Times New Roman" w:hAnsi="Times New Roman" w:cs="Times New Roman"/>
          <w:bCs/>
        </w:rPr>
        <w:t>It should be noted that the precision of a model may fluctuate based on the dataset used for its training. It is crucial to assess a model's precision across various datasets prior to settling on a model choice.</w:t>
      </w:r>
    </w:p>
    <w:p w14:paraId="056EC55D" w14:textId="77777777" w:rsidR="006716BF" w:rsidRDefault="006716BF" w:rsidP="00942F80">
      <w:pPr>
        <w:tabs>
          <w:tab w:val="center" w:pos="4680"/>
        </w:tabs>
        <w:rPr>
          <w:rFonts w:ascii="Times New Roman" w:eastAsia="Times New Roman" w:hAnsi="Times New Roman" w:cs="Times New Roman"/>
          <w:bCs/>
        </w:rPr>
      </w:pPr>
    </w:p>
    <w:p w14:paraId="44F4DAE6" w14:textId="3199BC3D" w:rsidR="006716BF" w:rsidRDefault="006716BF" w:rsidP="00942F80">
      <w:pPr>
        <w:tabs>
          <w:tab w:val="center" w:pos="4680"/>
        </w:tabs>
        <w:rPr>
          <w:rFonts w:ascii="Times New Roman" w:eastAsia="Times New Roman" w:hAnsi="Times New Roman" w:cs="Times New Roman"/>
          <w:bCs/>
        </w:rPr>
      </w:pPr>
      <w:r w:rsidRPr="006716BF">
        <w:rPr>
          <w:rFonts w:ascii="Times New Roman" w:eastAsia="Times New Roman" w:hAnsi="Times New Roman" w:cs="Times New Roman"/>
          <w:bCs/>
        </w:rPr>
        <w:t xml:space="preserve">The most suitable model to utilize will be determined by the particular requirements that are needed. If your goal is to find a highly accurate model, consider opting for either the Random Forest or Decision Tree Classifier. If your intention is to find a straightforward model to comprehend, the Logistic Regression model could be a suitable option. If you're seeking a model </w:t>
      </w:r>
      <w:r w:rsidRPr="006716BF">
        <w:rPr>
          <w:rFonts w:ascii="Times New Roman" w:eastAsia="Times New Roman" w:hAnsi="Times New Roman" w:cs="Times New Roman"/>
          <w:bCs/>
        </w:rPr>
        <w:lastRenderedPageBreak/>
        <w:t>capable of managing intricate relationships among characteristics, opting for the C-Support Vector Classification model might be a good decision.</w:t>
      </w:r>
    </w:p>
    <w:p w14:paraId="00CB9E24" w14:textId="77777777" w:rsidR="00EB4E81" w:rsidRDefault="00EB4E81" w:rsidP="00942F80">
      <w:pPr>
        <w:tabs>
          <w:tab w:val="center" w:pos="4680"/>
        </w:tabs>
        <w:rPr>
          <w:rFonts w:ascii="Times New Roman" w:eastAsia="Times New Roman" w:hAnsi="Times New Roman" w:cs="Times New Roman"/>
          <w:bCs/>
        </w:rPr>
      </w:pPr>
    </w:p>
    <w:p w14:paraId="594618E2" w14:textId="77777777" w:rsidR="00EB4E81" w:rsidRDefault="00EB4E81" w:rsidP="00942F80">
      <w:pPr>
        <w:tabs>
          <w:tab w:val="center" w:pos="4680"/>
        </w:tabs>
        <w:rPr>
          <w:rFonts w:ascii="Times New Roman" w:eastAsia="Times New Roman" w:hAnsi="Times New Roman" w:cs="Times New Roman"/>
          <w:bCs/>
        </w:rPr>
      </w:pPr>
      <w:r>
        <w:rPr>
          <w:rFonts w:ascii="Times New Roman" w:eastAsia="Times New Roman" w:hAnsi="Times New Roman" w:cs="Times New Roman"/>
          <w:bCs/>
        </w:rPr>
        <w:t>I</w:t>
      </w:r>
      <w:r w:rsidRPr="00EB4E81">
        <w:rPr>
          <w:rFonts w:ascii="Times New Roman" w:eastAsia="Times New Roman" w:hAnsi="Times New Roman" w:cs="Times New Roman"/>
          <w:bCs/>
        </w:rPr>
        <w:t>t's important to consider other factors such as computational complexity, interpretability, and the specific requirements of the problem before finalizing the choice of the model.</w:t>
      </w:r>
    </w:p>
    <w:p w14:paraId="29C6A5B7" w14:textId="77777777" w:rsidR="00EB4E81" w:rsidRDefault="00EB4E81" w:rsidP="00942F80">
      <w:pPr>
        <w:tabs>
          <w:tab w:val="center" w:pos="4680"/>
        </w:tabs>
        <w:rPr>
          <w:rFonts w:ascii="Times New Roman" w:eastAsia="Times New Roman" w:hAnsi="Times New Roman" w:cs="Times New Roman"/>
          <w:bCs/>
        </w:rPr>
      </w:pPr>
    </w:p>
    <w:p w14:paraId="65E66273" w14:textId="35500113" w:rsidR="00942F80" w:rsidRPr="00EB4E81" w:rsidRDefault="009D75D8" w:rsidP="00942F80">
      <w:pPr>
        <w:tabs>
          <w:tab w:val="center" w:pos="4680"/>
        </w:tabs>
        <w:rPr>
          <w:rFonts w:ascii="Times New Roman" w:eastAsia="Times New Roman" w:hAnsi="Times New Roman" w:cs="Times New Roman"/>
          <w:bCs/>
        </w:rPr>
      </w:pPr>
      <w:r w:rsidRPr="009D75D8">
        <w:rPr>
          <w:rFonts w:ascii="Times New Roman" w:eastAsia="Times New Roman" w:hAnsi="Times New Roman" w:cs="Times New Roman"/>
          <w:b/>
          <w:noProof/>
        </w:rPr>
        <w:drawing>
          <wp:inline distT="0" distB="0" distL="0" distR="0" wp14:anchorId="77DA46E5" wp14:editId="22B9A54E">
            <wp:extent cx="5943600" cy="2414270"/>
            <wp:effectExtent l="0" t="0" r="0" b="5080"/>
            <wp:docPr id="677036718"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6718" name="Picture 1" descr="A picture containing text, screenshot, software, multimedia software&#10;&#10;Description automatically generated"/>
                    <pic:cNvPicPr/>
                  </pic:nvPicPr>
                  <pic:blipFill>
                    <a:blip r:embed="rId39"/>
                    <a:stretch>
                      <a:fillRect/>
                    </a:stretch>
                  </pic:blipFill>
                  <pic:spPr>
                    <a:xfrm>
                      <a:off x="0" y="0"/>
                      <a:ext cx="5943600" cy="2414270"/>
                    </a:xfrm>
                    <a:prstGeom prst="rect">
                      <a:avLst/>
                    </a:prstGeom>
                  </pic:spPr>
                </pic:pic>
              </a:graphicData>
            </a:graphic>
          </wp:inline>
        </w:drawing>
      </w:r>
    </w:p>
    <w:p w14:paraId="3294AB17" w14:textId="3BF9CEDE" w:rsidR="009524E1" w:rsidRDefault="00B03877" w:rsidP="00B03877">
      <w:pPr>
        <w:tabs>
          <w:tab w:val="left" w:pos="5836"/>
        </w:tabs>
        <w:spacing w:line="276" w:lineRule="auto"/>
        <w:rPr>
          <w:rFonts w:ascii="Times New Roman" w:eastAsia="Times New Roman" w:hAnsi="Times New Roman" w:cs="Times New Roman"/>
          <w:bCs/>
        </w:rPr>
      </w:pPr>
      <w:r>
        <w:rPr>
          <w:rFonts w:ascii="Times New Roman" w:eastAsia="Times New Roman" w:hAnsi="Times New Roman" w:cs="Times New Roman"/>
          <w:bCs/>
        </w:rPr>
        <w:t>Figure 2</w:t>
      </w:r>
      <w:r w:rsidR="00E17545">
        <w:rPr>
          <w:rFonts w:ascii="Times New Roman" w:eastAsia="Times New Roman" w:hAnsi="Times New Roman" w:cs="Times New Roman"/>
          <w:bCs/>
        </w:rPr>
        <w:t>5</w:t>
      </w:r>
      <w:r>
        <w:rPr>
          <w:rFonts w:ascii="Times New Roman" w:eastAsia="Times New Roman" w:hAnsi="Times New Roman" w:cs="Times New Roman"/>
          <w:bCs/>
        </w:rPr>
        <w:t xml:space="preserve"> – Model Comparison</w:t>
      </w:r>
    </w:p>
    <w:p w14:paraId="7EAE79ED" w14:textId="77777777" w:rsidR="00065793" w:rsidRDefault="00065793" w:rsidP="00B03877">
      <w:pPr>
        <w:tabs>
          <w:tab w:val="left" w:pos="5836"/>
        </w:tabs>
        <w:spacing w:line="276" w:lineRule="auto"/>
        <w:rPr>
          <w:rFonts w:ascii="Times New Roman" w:eastAsia="Times New Roman" w:hAnsi="Times New Roman" w:cs="Times New Roman"/>
          <w:bCs/>
        </w:rPr>
      </w:pPr>
    </w:p>
    <w:p w14:paraId="3A8E88B8" w14:textId="77777777" w:rsidR="00065793" w:rsidRDefault="00065793" w:rsidP="00B03877">
      <w:pPr>
        <w:tabs>
          <w:tab w:val="left" w:pos="5836"/>
        </w:tabs>
        <w:spacing w:line="276" w:lineRule="auto"/>
        <w:rPr>
          <w:rFonts w:ascii="Times New Roman" w:eastAsia="Times New Roman" w:hAnsi="Times New Roman" w:cs="Times New Roman"/>
          <w:bCs/>
        </w:rPr>
      </w:pPr>
    </w:p>
    <w:p w14:paraId="2679A060" w14:textId="77777777" w:rsidR="00065793" w:rsidRDefault="00065793" w:rsidP="00B03877">
      <w:pPr>
        <w:tabs>
          <w:tab w:val="left" w:pos="5836"/>
        </w:tabs>
        <w:spacing w:line="276" w:lineRule="auto"/>
        <w:rPr>
          <w:rFonts w:ascii="Times New Roman" w:eastAsia="Times New Roman" w:hAnsi="Times New Roman" w:cs="Times New Roman"/>
          <w:bCs/>
        </w:rPr>
      </w:pPr>
    </w:p>
    <w:p w14:paraId="5D7A2256" w14:textId="77777777" w:rsidR="00065793" w:rsidRDefault="00065793" w:rsidP="00B03877">
      <w:pPr>
        <w:tabs>
          <w:tab w:val="left" w:pos="5836"/>
        </w:tabs>
        <w:spacing w:line="276" w:lineRule="auto"/>
        <w:rPr>
          <w:rFonts w:ascii="Times New Roman" w:eastAsia="Times New Roman" w:hAnsi="Times New Roman" w:cs="Times New Roman"/>
          <w:bCs/>
        </w:rPr>
      </w:pPr>
    </w:p>
    <w:p w14:paraId="33E66D42" w14:textId="77777777" w:rsidR="00065793" w:rsidRDefault="00065793" w:rsidP="00B03877">
      <w:pPr>
        <w:tabs>
          <w:tab w:val="left" w:pos="5836"/>
        </w:tabs>
        <w:spacing w:line="276" w:lineRule="auto"/>
        <w:rPr>
          <w:rFonts w:ascii="Times New Roman" w:eastAsia="Times New Roman" w:hAnsi="Times New Roman" w:cs="Times New Roman"/>
          <w:bCs/>
        </w:rPr>
      </w:pPr>
    </w:p>
    <w:p w14:paraId="02B94EEC" w14:textId="77777777" w:rsidR="00065793" w:rsidRDefault="00065793" w:rsidP="00B03877">
      <w:pPr>
        <w:tabs>
          <w:tab w:val="left" w:pos="5836"/>
        </w:tabs>
        <w:spacing w:line="276" w:lineRule="auto"/>
        <w:rPr>
          <w:rFonts w:ascii="Times New Roman" w:eastAsia="Times New Roman" w:hAnsi="Times New Roman" w:cs="Times New Roman"/>
          <w:bCs/>
        </w:rPr>
      </w:pPr>
    </w:p>
    <w:p w14:paraId="4272F0CD" w14:textId="77777777" w:rsidR="00065793" w:rsidRDefault="00065793" w:rsidP="00B03877">
      <w:pPr>
        <w:tabs>
          <w:tab w:val="left" w:pos="5836"/>
        </w:tabs>
        <w:spacing w:line="276" w:lineRule="auto"/>
        <w:rPr>
          <w:rFonts w:ascii="Times New Roman" w:eastAsia="Times New Roman" w:hAnsi="Times New Roman" w:cs="Times New Roman"/>
          <w:bCs/>
        </w:rPr>
      </w:pPr>
    </w:p>
    <w:p w14:paraId="073B5D6E" w14:textId="77777777" w:rsidR="00065793" w:rsidRDefault="00065793" w:rsidP="00B03877">
      <w:pPr>
        <w:tabs>
          <w:tab w:val="left" w:pos="5836"/>
        </w:tabs>
        <w:spacing w:line="276" w:lineRule="auto"/>
        <w:rPr>
          <w:rFonts w:ascii="Times New Roman" w:eastAsia="Times New Roman" w:hAnsi="Times New Roman" w:cs="Times New Roman"/>
          <w:bCs/>
        </w:rPr>
      </w:pPr>
    </w:p>
    <w:p w14:paraId="2EF966B9" w14:textId="77777777" w:rsidR="00065793" w:rsidRDefault="00065793" w:rsidP="00B03877">
      <w:pPr>
        <w:tabs>
          <w:tab w:val="left" w:pos="5836"/>
        </w:tabs>
        <w:spacing w:line="276" w:lineRule="auto"/>
        <w:rPr>
          <w:rFonts w:ascii="Times New Roman" w:eastAsia="Times New Roman" w:hAnsi="Times New Roman" w:cs="Times New Roman"/>
          <w:bCs/>
        </w:rPr>
      </w:pPr>
    </w:p>
    <w:p w14:paraId="16D4C80A" w14:textId="77777777" w:rsidR="00065793" w:rsidRDefault="00065793" w:rsidP="00B03877">
      <w:pPr>
        <w:tabs>
          <w:tab w:val="left" w:pos="5836"/>
        </w:tabs>
        <w:spacing w:line="276" w:lineRule="auto"/>
        <w:rPr>
          <w:rFonts w:ascii="Times New Roman" w:eastAsia="Times New Roman" w:hAnsi="Times New Roman" w:cs="Times New Roman"/>
          <w:bCs/>
        </w:rPr>
      </w:pPr>
    </w:p>
    <w:p w14:paraId="427E6FE1" w14:textId="77777777" w:rsidR="00EB4E81" w:rsidRDefault="00EB4E81" w:rsidP="00B03877">
      <w:pPr>
        <w:tabs>
          <w:tab w:val="left" w:pos="5836"/>
        </w:tabs>
        <w:spacing w:line="276" w:lineRule="auto"/>
        <w:rPr>
          <w:rFonts w:ascii="Times New Roman" w:eastAsia="Times New Roman" w:hAnsi="Times New Roman" w:cs="Times New Roman"/>
          <w:bCs/>
        </w:rPr>
      </w:pPr>
    </w:p>
    <w:p w14:paraId="02461DB5" w14:textId="77777777" w:rsidR="00EB4E81" w:rsidRDefault="00EB4E81" w:rsidP="00B03877">
      <w:pPr>
        <w:tabs>
          <w:tab w:val="left" w:pos="5836"/>
        </w:tabs>
        <w:spacing w:line="276" w:lineRule="auto"/>
        <w:rPr>
          <w:rFonts w:ascii="Times New Roman" w:eastAsia="Times New Roman" w:hAnsi="Times New Roman" w:cs="Times New Roman"/>
          <w:bCs/>
        </w:rPr>
      </w:pPr>
    </w:p>
    <w:p w14:paraId="43614CB6" w14:textId="77777777" w:rsidR="00EB4E81" w:rsidRDefault="00EB4E81" w:rsidP="00B03877">
      <w:pPr>
        <w:tabs>
          <w:tab w:val="left" w:pos="5836"/>
        </w:tabs>
        <w:spacing w:line="276" w:lineRule="auto"/>
        <w:rPr>
          <w:rFonts w:ascii="Times New Roman" w:eastAsia="Times New Roman" w:hAnsi="Times New Roman" w:cs="Times New Roman"/>
          <w:bCs/>
        </w:rPr>
      </w:pPr>
    </w:p>
    <w:p w14:paraId="602F9D08" w14:textId="77777777" w:rsidR="00EB4E81" w:rsidRDefault="00EB4E81" w:rsidP="00B03877">
      <w:pPr>
        <w:tabs>
          <w:tab w:val="left" w:pos="5836"/>
        </w:tabs>
        <w:spacing w:line="276" w:lineRule="auto"/>
        <w:rPr>
          <w:rFonts w:ascii="Times New Roman" w:eastAsia="Times New Roman" w:hAnsi="Times New Roman" w:cs="Times New Roman"/>
          <w:bCs/>
        </w:rPr>
      </w:pPr>
    </w:p>
    <w:p w14:paraId="5947D927" w14:textId="77777777" w:rsidR="00EB4E81" w:rsidRDefault="00EB4E81" w:rsidP="00B03877">
      <w:pPr>
        <w:tabs>
          <w:tab w:val="left" w:pos="5836"/>
        </w:tabs>
        <w:spacing w:line="276" w:lineRule="auto"/>
        <w:rPr>
          <w:rFonts w:ascii="Times New Roman" w:eastAsia="Times New Roman" w:hAnsi="Times New Roman" w:cs="Times New Roman"/>
          <w:bCs/>
        </w:rPr>
      </w:pPr>
    </w:p>
    <w:p w14:paraId="4709B98C" w14:textId="77777777" w:rsidR="00EB4E81" w:rsidRDefault="00EB4E81" w:rsidP="00B03877">
      <w:pPr>
        <w:tabs>
          <w:tab w:val="left" w:pos="5836"/>
        </w:tabs>
        <w:spacing w:line="276" w:lineRule="auto"/>
        <w:rPr>
          <w:rFonts w:ascii="Times New Roman" w:eastAsia="Times New Roman" w:hAnsi="Times New Roman" w:cs="Times New Roman"/>
          <w:bCs/>
        </w:rPr>
      </w:pPr>
    </w:p>
    <w:p w14:paraId="788559A9" w14:textId="77777777" w:rsidR="00EB4E81" w:rsidRDefault="00EB4E81" w:rsidP="00B03877">
      <w:pPr>
        <w:tabs>
          <w:tab w:val="left" w:pos="5836"/>
        </w:tabs>
        <w:spacing w:line="276" w:lineRule="auto"/>
        <w:rPr>
          <w:rFonts w:ascii="Times New Roman" w:eastAsia="Times New Roman" w:hAnsi="Times New Roman" w:cs="Times New Roman"/>
          <w:bCs/>
        </w:rPr>
      </w:pPr>
    </w:p>
    <w:p w14:paraId="1848E9AD" w14:textId="77777777" w:rsidR="00065793" w:rsidRDefault="00065793" w:rsidP="00B03877">
      <w:pPr>
        <w:tabs>
          <w:tab w:val="left" w:pos="5836"/>
        </w:tabs>
        <w:spacing w:line="276" w:lineRule="auto"/>
        <w:rPr>
          <w:rFonts w:ascii="Times New Roman" w:eastAsia="Times New Roman" w:hAnsi="Times New Roman" w:cs="Times New Roman"/>
          <w:bCs/>
        </w:rPr>
      </w:pPr>
    </w:p>
    <w:p w14:paraId="713F0626" w14:textId="77777777" w:rsidR="00065793" w:rsidRDefault="00065793" w:rsidP="00B03877">
      <w:pPr>
        <w:tabs>
          <w:tab w:val="left" w:pos="5836"/>
        </w:tabs>
        <w:spacing w:line="276" w:lineRule="auto"/>
        <w:rPr>
          <w:rFonts w:ascii="Times New Roman" w:eastAsia="Times New Roman" w:hAnsi="Times New Roman" w:cs="Times New Roman"/>
          <w:bCs/>
        </w:rPr>
      </w:pPr>
    </w:p>
    <w:p w14:paraId="38201D91" w14:textId="77777777" w:rsidR="00065793" w:rsidRDefault="00065793" w:rsidP="00B03877">
      <w:pPr>
        <w:tabs>
          <w:tab w:val="left" w:pos="5836"/>
        </w:tabs>
        <w:spacing w:line="276" w:lineRule="auto"/>
        <w:rPr>
          <w:rFonts w:ascii="Times New Roman" w:eastAsia="Times New Roman" w:hAnsi="Times New Roman" w:cs="Times New Roman"/>
          <w:bCs/>
        </w:rPr>
      </w:pPr>
    </w:p>
    <w:p w14:paraId="0228840D" w14:textId="77777777" w:rsidR="00065793" w:rsidRDefault="00065793" w:rsidP="00B03877">
      <w:pPr>
        <w:tabs>
          <w:tab w:val="left" w:pos="5836"/>
        </w:tabs>
        <w:spacing w:line="276" w:lineRule="auto"/>
        <w:rPr>
          <w:rFonts w:ascii="Times New Roman" w:eastAsia="Times New Roman" w:hAnsi="Times New Roman" w:cs="Times New Roman"/>
          <w:bCs/>
        </w:rPr>
      </w:pPr>
    </w:p>
    <w:p w14:paraId="34487CF4" w14:textId="77777777" w:rsidR="00065793" w:rsidRPr="00BF2DFB" w:rsidRDefault="00065793" w:rsidP="00B03877">
      <w:pPr>
        <w:tabs>
          <w:tab w:val="left" w:pos="5836"/>
        </w:tabs>
        <w:spacing w:line="276" w:lineRule="auto"/>
        <w:rPr>
          <w:rFonts w:ascii="Times New Roman" w:eastAsia="Times New Roman" w:hAnsi="Times New Roman" w:cs="Times New Roman"/>
          <w:bCs/>
        </w:rPr>
      </w:pPr>
    </w:p>
    <w:p w14:paraId="36FC9ADB" w14:textId="149EF552" w:rsidR="00627CA4" w:rsidRPr="00D26919" w:rsidRDefault="00EC551E" w:rsidP="004C3411">
      <w:pPr>
        <w:pStyle w:val="ListParagraph"/>
        <w:numPr>
          <w:ilvl w:val="0"/>
          <w:numId w:val="20"/>
        </w:numPr>
        <w:tabs>
          <w:tab w:val="left" w:pos="915"/>
        </w:tabs>
        <w:spacing w:line="276" w:lineRule="auto"/>
        <w:jc w:val="center"/>
        <w:rPr>
          <w:rFonts w:ascii="Times New Roman" w:eastAsia="Times New Roman" w:hAnsi="Times New Roman" w:cs="Times New Roman"/>
        </w:rPr>
      </w:pPr>
      <w:r w:rsidRPr="00D26919">
        <w:rPr>
          <w:rFonts w:ascii="Times New Roman" w:eastAsia="Times New Roman" w:hAnsi="Times New Roman" w:cs="Times New Roman"/>
          <w:b/>
          <w:sz w:val="32"/>
          <w:szCs w:val="32"/>
          <w:u w:val="single"/>
        </w:rPr>
        <w:lastRenderedPageBreak/>
        <w:t>Conclusion</w:t>
      </w:r>
    </w:p>
    <w:p w14:paraId="598DD84E" w14:textId="77777777" w:rsidR="00FF0200" w:rsidRPr="00BF2DFB" w:rsidRDefault="00FF0200" w:rsidP="0076647C">
      <w:pPr>
        <w:spacing w:line="276" w:lineRule="auto"/>
        <w:rPr>
          <w:rFonts w:ascii="Times New Roman" w:eastAsia="Times New Roman" w:hAnsi="Times New Roman" w:cs="Times New Roman"/>
        </w:rPr>
      </w:pPr>
    </w:p>
    <w:p w14:paraId="16EF8612" w14:textId="4C06B27D" w:rsidR="00A20FE3" w:rsidRPr="00BF2DFB" w:rsidRDefault="00ED7651" w:rsidP="006F4679">
      <w:pPr>
        <w:spacing w:line="276" w:lineRule="auto"/>
        <w:rPr>
          <w:rFonts w:ascii="Times New Roman" w:eastAsia="Times New Roman" w:hAnsi="Times New Roman" w:cs="Times New Roman"/>
        </w:rPr>
      </w:pPr>
      <w:r w:rsidRPr="00ED7651">
        <w:rPr>
          <w:rFonts w:ascii="Times New Roman" w:eastAsia="Times New Roman" w:hAnsi="Times New Roman" w:cs="Times New Roman"/>
        </w:rPr>
        <w:t xml:space="preserve">The objective of this </w:t>
      </w:r>
      <w:r>
        <w:rPr>
          <w:rFonts w:ascii="Times New Roman" w:eastAsia="Times New Roman" w:hAnsi="Times New Roman" w:cs="Times New Roman"/>
        </w:rPr>
        <w:t>project</w:t>
      </w:r>
      <w:r w:rsidRPr="00ED7651">
        <w:rPr>
          <w:rFonts w:ascii="Times New Roman" w:eastAsia="Times New Roman" w:hAnsi="Times New Roman" w:cs="Times New Roman"/>
        </w:rPr>
        <w:t xml:space="preserve"> is to </w:t>
      </w:r>
      <w:r>
        <w:rPr>
          <w:rFonts w:ascii="Times New Roman" w:eastAsia="Times New Roman" w:hAnsi="Times New Roman" w:cs="Times New Roman"/>
        </w:rPr>
        <w:t>predict</w:t>
      </w:r>
      <w:r w:rsidRPr="00ED7651">
        <w:rPr>
          <w:rFonts w:ascii="Times New Roman" w:eastAsia="Times New Roman" w:hAnsi="Times New Roman" w:cs="Times New Roman"/>
        </w:rPr>
        <w:t xml:space="preserve"> the promotion of employees based on certain characteristics. </w:t>
      </w:r>
      <w:r>
        <w:rPr>
          <w:rFonts w:ascii="Times New Roman" w:eastAsia="Times New Roman" w:hAnsi="Times New Roman" w:cs="Times New Roman"/>
        </w:rPr>
        <w:t xml:space="preserve">Being promoted generally means that a person has worked hard and received results. In different words that person has achieved success. </w:t>
      </w:r>
      <w:r w:rsidRPr="00ED7651">
        <w:rPr>
          <w:rFonts w:ascii="Times New Roman" w:eastAsia="Times New Roman" w:hAnsi="Times New Roman" w:cs="Times New Roman"/>
        </w:rPr>
        <w:t xml:space="preserve">The </w:t>
      </w:r>
      <w:r>
        <w:rPr>
          <w:rFonts w:ascii="Times New Roman" w:eastAsia="Times New Roman" w:hAnsi="Times New Roman" w:cs="Times New Roman"/>
        </w:rPr>
        <w:t>analysis</w:t>
      </w:r>
      <w:r w:rsidRPr="00ED7651">
        <w:rPr>
          <w:rFonts w:ascii="Times New Roman" w:eastAsia="Times New Roman" w:hAnsi="Times New Roman" w:cs="Times New Roman"/>
        </w:rPr>
        <w:t xml:space="preserve"> </w:t>
      </w:r>
      <w:r>
        <w:rPr>
          <w:rFonts w:ascii="Times New Roman" w:eastAsia="Times New Roman" w:hAnsi="Times New Roman" w:cs="Times New Roman"/>
        </w:rPr>
        <w:t>covers</w:t>
      </w:r>
      <w:r w:rsidRPr="00ED7651">
        <w:rPr>
          <w:rFonts w:ascii="Times New Roman" w:eastAsia="Times New Roman" w:hAnsi="Times New Roman" w:cs="Times New Roman"/>
        </w:rPr>
        <w:t xml:space="preserve"> stages such as sorting out the data, data cleaning to exploration to model training and evaluation before going to the most important part necessary for answering the questions introduced at the beginning, which is the interpretability or comprehensibility of the model. The findings indicated that gender</w:t>
      </w:r>
      <w:r w:rsidR="006F4679">
        <w:rPr>
          <w:rFonts w:ascii="Times New Roman" w:eastAsia="Times New Roman" w:hAnsi="Times New Roman" w:cs="Times New Roman"/>
        </w:rPr>
        <w:t>, p</w:t>
      </w:r>
      <w:r w:rsidR="006F4679" w:rsidRPr="006F4679">
        <w:rPr>
          <w:rFonts w:ascii="Times New Roman" w:eastAsia="Times New Roman" w:hAnsi="Times New Roman" w:cs="Times New Roman"/>
        </w:rPr>
        <w:t>revious</w:t>
      </w:r>
      <w:r w:rsidR="006F4679">
        <w:rPr>
          <w:rFonts w:ascii="Times New Roman" w:eastAsia="Times New Roman" w:hAnsi="Times New Roman" w:cs="Times New Roman"/>
        </w:rPr>
        <w:t>_</w:t>
      </w:r>
      <w:r w:rsidR="006F4679" w:rsidRPr="006F4679">
        <w:rPr>
          <w:rFonts w:ascii="Times New Roman" w:eastAsia="Times New Roman" w:hAnsi="Times New Roman" w:cs="Times New Roman"/>
        </w:rPr>
        <w:t>year</w:t>
      </w:r>
      <w:r w:rsidR="006F4679">
        <w:rPr>
          <w:rFonts w:ascii="Times New Roman" w:eastAsia="Times New Roman" w:hAnsi="Times New Roman" w:cs="Times New Roman"/>
        </w:rPr>
        <w:t>_</w:t>
      </w:r>
      <w:r w:rsidR="006F4679" w:rsidRPr="006F4679">
        <w:rPr>
          <w:rFonts w:ascii="Times New Roman" w:eastAsia="Times New Roman" w:hAnsi="Times New Roman" w:cs="Times New Roman"/>
        </w:rPr>
        <w:t>rating</w:t>
      </w:r>
      <w:r w:rsidR="006F4679">
        <w:rPr>
          <w:rFonts w:ascii="Times New Roman" w:eastAsia="Times New Roman" w:hAnsi="Times New Roman" w:cs="Times New Roman"/>
        </w:rPr>
        <w:t>, a</w:t>
      </w:r>
      <w:r w:rsidR="006F4679" w:rsidRPr="006F4679">
        <w:rPr>
          <w:rFonts w:ascii="Times New Roman" w:eastAsia="Times New Roman" w:hAnsi="Times New Roman" w:cs="Times New Roman"/>
        </w:rPr>
        <w:t>v</w:t>
      </w:r>
      <w:r w:rsidR="006F4679">
        <w:rPr>
          <w:rFonts w:ascii="Times New Roman" w:eastAsia="Times New Roman" w:hAnsi="Times New Roman" w:cs="Times New Roman"/>
        </w:rPr>
        <w:t>g_</w:t>
      </w:r>
      <w:r w:rsidR="006F4679" w:rsidRPr="006F4679">
        <w:rPr>
          <w:rFonts w:ascii="Times New Roman" w:eastAsia="Times New Roman" w:hAnsi="Times New Roman" w:cs="Times New Roman"/>
        </w:rPr>
        <w:t>training</w:t>
      </w:r>
      <w:r w:rsidR="006F4679">
        <w:rPr>
          <w:rFonts w:ascii="Times New Roman" w:eastAsia="Times New Roman" w:hAnsi="Times New Roman" w:cs="Times New Roman"/>
        </w:rPr>
        <w:t>_</w:t>
      </w:r>
      <w:r w:rsidR="006F4679" w:rsidRPr="006F4679">
        <w:rPr>
          <w:rFonts w:ascii="Times New Roman" w:eastAsia="Times New Roman" w:hAnsi="Times New Roman" w:cs="Times New Roman"/>
        </w:rPr>
        <w:t>score</w:t>
      </w:r>
      <w:r w:rsidR="006F4679">
        <w:rPr>
          <w:rFonts w:ascii="Times New Roman" w:eastAsia="Times New Roman" w:hAnsi="Times New Roman" w:cs="Times New Roman"/>
        </w:rPr>
        <w:t>,n</w:t>
      </w:r>
      <w:r w:rsidR="006F4679" w:rsidRPr="006F4679">
        <w:rPr>
          <w:rFonts w:ascii="Times New Roman" w:eastAsia="Times New Roman" w:hAnsi="Times New Roman" w:cs="Times New Roman"/>
        </w:rPr>
        <w:t>umber</w:t>
      </w:r>
      <w:r w:rsidR="006F4679">
        <w:rPr>
          <w:rFonts w:ascii="Times New Roman" w:eastAsia="Times New Roman" w:hAnsi="Times New Roman" w:cs="Times New Roman"/>
        </w:rPr>
        <w:t>_</w:t>
      </w:r>
      <w:r w:rsidR="006F4679" w:rsidRPr="006F4679">
        <w:rPr>
          <w:rFonts w:ascii="Times New Roman" w:eastAsia="Times New Roman" w:hAnsi="Times New Roman" w:cs="Times New Roman"/>
        </w:rPr>
        <w:t>of</w:t>
      </w:r>
      <w:r w:rsidR="006F4679">
        <w:rPr>
          <w:rFonts w:ascii="Times New Roman" w:eastAsia="Times New Roman" w:hAnsi="Times New Roman" w:cs="Times New Roman"/>
        </w:rPr>
        <w:t>_</w:t>
      </w:r>
      <w:r w:rsidR="006F4679" w:rsidRPr="006F4679">
        <w:rPr>
          <w:rFonts w:ascii="Times New Roman" w:eastAsia="Times New Roman" w:hAnsi="Times New Roman" w:cs="Times New Roman"/>
        </w:rPr>
        <w:t>trainings</w:t>
      </w:r>
      <w:r w:rsidR="006F4679">
        <w:rPr>
          <w:rFonts w:ascii="Times New Roman" w:eastAsia="Times New Roman" w:hAnsi="Times New Roman" w:cs="Times New Roman"/>
        </w:rPr>
        <w:t xml:space="preserve"> </w:t>
      </w:r>
      <w:r w:rsidRPr="00ED7651">
        <w:rPr>
          <w:rFonts w:ascii="Times New Roman" w:eastAsia="Times New Roman" w:hAnsi="Times New Roman" w:cs="Times New Roman"/>
        </w:rPr>
        <w:t xml:space="preserve">has an impact on the effectiveness of the </w:t>
      </w:r>
      <w:r>
        <w:rPr>
          <w:rFonts w:ascii="Times New Roman" w:eastAsia="Times New Roman" w:hAnsi="Times New Roman" w:cs="Times New Roman"/>
        </w:rPr>
        <w:t>prediction</w:t>
      </w:r>
      <w:r w:rsidRPr="00ED7651">
        <w:rPr>
          <w:rFonts w:ascii="Times New Roman" w:eastAsia="Times New Roman" w:hAnsi="Times New Roman" w:cs="Times New Roman"/>
        </w:rPr>
        <w:t>.</w:t>
      </w:r>
    </w:p>
    <w:p w14:paraId="0F0BFDFC" w14:textId="77777777" w:rsidR="00A20FE3" w:rsidRDefault="00A20FE3" w:rsidP="0076647C">
      <w:pPr>
        <w:spacing w:line="276" w:lineRule="auto"/>
        <w:rPr>
          <w:rFonts w:ascii="Times New Roman" w:eastAsia="Times New Roman" w:hAnsi="Times New Roman" w:cs="Times New Roman"/>
        </w:rPr>
      </w:pPr>
    </w:p>
    <w:p w14:paraId="142D5FB1" w14:textId="77777777" w:rsidR="00EB4E81" w:rsidRDefault="00EB4E81" w:rsidP="0076647C">
      <w:pPr>
        <w:spacing w:line="276" w:lineRule="auto"/>
        <w:rPr>
          <w:rFonts w:ascii="Times New Roman" w:eastAsia="Times New Roman" w:hAnsi="Times New Roman" w:cs="Times New Roman"/>
        </w:rPr>
      </w:pPr>
    </w:p>
    <w:p w14:paraId="0338693E" w14:textId="77777777" w:rsidR="00EB4E81" w:rsidRPr="00BF2DFB" w:rsidRDefault="00EB4E81" w:rsidP="0076647C">
      <w:pPr>
        <w:spacing w:line="276" w:lineRule="auto"/>
        <w:rPr>
          <w:rFonts w:ascii="Times New Roman" w:eastAsia="Times New Roman" w:hAnsi="Times New Roman" w:cs="Times New Roman"/>
        </w:rPr>
      </w:pPr>
    </w:p>
    <w:p w14:paraId="683C8C78" w14:textId="77777777" w:rsidR="00A20FE3" w:rsidRPr="00BF2DFB" w:rsidRDefault="00A20FE3" w:rsidP="0076647C">
      <w:pPr>
        <w:spacing w:line="276" w:lineRule="auto"/>
        <w:rPr>
          <w:rFonts w:ascii="Times New Roman" w:eastAsia="Times New Roman" w:hAnsi="Times New Roman" w:cs="Times New Roman"/>
        </w:rPr>
      </w:pPr>
    </w:p>
    <w:p w14:paraId="10734254" w14:textId="33B88E2F" w:rsidR="00A20FE3" w:rsidRPr="00EC551E" w:rsidRDefault="00EC551E" w:rsidP="004C3411">
      <w:pPr>
        <w:pStyle w:val="ListParagraph"/>
        <w:numPr>
          <w:ilvl w:val="0"/>
          <w:numId w:val="20"/>
        </w:numPr>
        <w:tabs>
          <w:tab w:val="left" w:pos="915"/>
        </w:tabs>
        <w:spacing w:line="276" w:lineRule="auto"/>
        <w:jc w:val="center"/>
        <w:rPr>
          <w:rFonts w:ascii="Times New Roman" w:eastAsia="Times New Roman" w:hAnsi="Times New Roman" w:cs="Times New Roman"/>
        </w:rPr>
      </w:pPr>
      <w:r w:rsidRPr="00EC551E">
        <w:rPr>
          <w:rFonts w:ascii="Times New Roman" w:eastAsia="Times New Roman" w:hAnsi="Times New Roman" w:cs="Times New Roman"/>
          <w:b/>
          <w:sz w:val="32"/>
          <w:szCs w:val="32"/>
          <w:u w:val="single"/>
        </w:rPr>
        <w:t>Future Works</w:t>
      </w:r>
    </w:p>
    <w:p w14:paraId="30C4566D" w14:textId="77777777" w:rsidR="00A20FE3" w:rsidRPr="00BF2DFB" w:rsidRDefault="00A20FE3" w:rsidP="0076647C">
      <w:pPr>
        <w:spacing w:line="276" w:lineRule="auto"/>
        <w:rPr>
          <w:rFonts w:ascii="Times New Roman" w:eastAsia="Times New Roman" w:hAnsi="Times New Roman" w:cs="Times New Roman"/>
        </w:rPr>
      </w:pPr>
    </w:p>
    <w:p w14:paraId="01C48F63" w14:textId="77777777" w:rsidR="00EC551E" w:rsidRDefault="00A20FE3" w:rsidP="002D21CF">
      <w:pPr>
        <w:pStyle w:val="ListParagraph"/>
        <w:numPr>
          <w:ilvl w:val="0"/>
          <w:numId w:val="10"/>
        </w:numPr>
        <w:spacing w:line="276" w:lineRule="auto"/>
        <w:rPr>
          <w:rFonts w:ascii="Times New Roman" w:eastAsia="Times New Roman" w:hAnsi="Times New Roman" w:cs="Times New Roman"/>
        </w:rPr>
      </w:pPr>
      <w:r w:rsidRPr="00EC551E">
        <w:rPr>
          <w:rFonts w:ascii="Times New Roman" w:eastAsia="Times New Roman" w:hAnsi="Times New Roman" w:cs="Times New Roman"/>
        </w:rPr>
        <w:t xml:space="preserve">Need more data to improve prediction accuracy. Additional data </w:t>
      </w:r>
      <w:r w:rsidR="00EC551E" w:rsidRPr="00EC551E">
        <w:rPr>
          <w:rFonts w:ascii="Times New Roman" w:eastAsia="Times New Roman" w:hAnsi="Times New Roman" w:cs="Times New Roman"/>
        </w:rPr>
        <w:t xml:space="preserve">pre-processing </w:t>
      </w:r>
      <w:r w:rsidRPr="00EC551E">
        <w:rPr>
          <w:rFonts w:ascii="Times New Roman" w:eastAsia="Times New Roman" w:hAnsi="Times New Roman" w:cs="Times New Roman"/>
        </w:rPr>
        <w:t>needed to enhance the model's performance.</w:t>
      </w:r>
    </w:p>
    <w:p w14:paraId="36D774B4" w14:textId="24B65416" w:rsidR="00EC551E" w:rsidRDefault="00EC551E" w:rsidP="002D21CF">
      <w:pPr>
        <w:pStyle w:val="ListParagraph"/>
        <w:numPr>
          <w:ilvl w:val="0"/>
          <w:numId w:val="10"/>
        </w:numPr>
        <w:spacing w:line="276" w:lineRule="auto"/>
        <w:rPr>
          <w:rFonts w:ascii="Times New Roman" w:eastAsia="Times New Roman" w:hAnsi="Times New Roman" w:cs="Times New Roman"/>
        </w:rPr>
      </w:pPr>
      <w:r w:rsidRPr="00EC551E">
        <w:rPr>
          <w:rFonts w:ascii="Times New Roman" w:eastAsia="Times New Roman" w:hAnsi="Times New Roman" w:cs="Times New Roman"/>
        </w:rPr>
        <w:t>Data Augmentation: If the dataset is limited in size, data augmentation techniques can be employed to generate additional training samples. This can help improve the models' generalization and overall performance.</w:t>
      </w:r>
    </w:p>
    <w:p w14:paraId="5F953965" w14:textId="7EB07945" w:rsidR="00FF0200" w:rsidRDefault="00EC551E" w:rsidP="006A0E3F">
      <w:pPr>
        <w:pStyle w:val="ListParagraph"/>
        <w:numPr>
          <w:ilvl w:val="0"/>
          <w:numId w:val="10"/>
        </w:numPr>
        <w:spacing w:line="276" w:lineRule="auto"/>
        <w:rPr>
          <w:rFonts w:ascii="Times New Roman" w:eastAsia="Times New Roman" w:hAnsi="Times New Roman" w:cs="Times New Roman"/>
        </w:rPr>
      </w:pPr>
      <w:r w:rsidRPr="00933A01">
        <w:rPr>
          <w:rFonts w:ascii="Times New Roman" w:eastAsia="Times New Roman" w:hAnsi="Times New Roman" w:cs="Times New Roman"/>
        </w:rPr>
        <w:t>Advanced Neural Network Architectures: Exploring more advanced architectures, such as deep neural networks, convolutional neural networks (CNNs), or recurrent neural networks (RNNs), could potentially yield better results, especially if the data has specific structural properties or sequential dependencies</w:t>
      </w:r>
      <w:r w:rsidR="00933A01">
        <w:rPr>
          <w:rFonts w:ascii="Times New Roman" w:eastAsia="Times New Roman" w:hAnsi="Times New Roman" w:cs="Times New Roman"/>
        </w:rPr>
        <w:t>.</w:t>
      </w:r>
    </w:p>
    <w:p w14:paraId="5432014D" w14:textId="053A92BE" w:rsidR="00FF0200" w:rsidRPr="00BF2DFB" w:rsidRDefault="00933A01" w:rsidP="00B27140">
      <w:pPr>
        <w:pStyle w:val="ListParagraph"/>
        <w:numPr>
          <w:ilvl w:val="0"/>
          <w:numId w:val="10"/>
        </w:numPr>
        <w:spacing w:line="276" w:lineRule="auto"/>
        <w:rPr>
          <w:rFonts w:ascii="Times New Roman" w:eastAsia="Times New Roman" w:hAnsi="Times New Roman" w:cs="Times New Roman"/>
        </w:rPr>
      </w:pPr>
      <w:r w:rsidRPr="00783C52">
        <w:rPr>
          <w:rFonts w:ascii="Times New Roman" w:eastAsia="Times New Roman" w:hAnsi="Times New Roman" w:cs="Times New Roman"/>
        </w:rPr>
        <w:t>Enhancing the user interface: The project could be improved by developing a more user-friendly interface, making it easier for non-technical users to access</w:t>
      </w:r>
      <w:r w:rsidR="00783C52">
        <w:rPr>
          <w:rFonts w:ascii="Times New Roman" w:eastAsia="Times New Roman" w:hAnsi="Times New Roman" w:cs="Times New Roman"/>
        </w:rPr>
        <w:t>.</w:t>
      </w:r>
    </w:p>
    <w:p w14:paraId="58BF25F4" w14:textId="77777777" w:rsidR="00FF0200" w:rsidRPr="00BF2DFB" w:rsidRDefault="00FF0200" w:rsidP="0076647C">
      <w:pPr>
        <w:spacing w:line="276" w:lineRule="auto"/>
        <w:rPr>
          <w:rFonts w:ascii="Times New Roman" w:eastAsia="Times New Roman" w:hAnsi="Times New Roman" w:cs="Times New Roman"/>
        </w:rPr>
      </w:pPr>
    </w:p>
    <w:p w14:paraId="3CF3E429" w14:textId="77777777" w:rsidR="00FF0200" w:rsidRPr="00BF2DFB" w:rsidRDefault="00FF0200" w:rsidP="0076647C">
      <w:pPr>
        <w:spacing w:line="276" w:lineRule="auto"/>
        <w:rPr>
          <w:rFonts w:ascii="Times New Roman" w:eastAsia="Times New Roman" w:hAnsi="Times New Roman" w:cs="Times New Roman"/>
        </w:rPr>
      </w:pPr>
    </w:p>
    <w:p w14:paraId="4A3640BA" w14:textId="77777777" w:rsidR="00FF0200" w:rsidRPr="00BF2DFB" w:rsidRDefault="00FF0200" w:rsidP="0076647C">
      <w:pPr>
        <w:spacing w:line="276" w:lineRule="auto"/>
        <w:rPr>
          <w:rFonts w:ascii="Times New Roman" w:eastAsia="Times New Roman" w:hAnsi="Times New Roman" w:cs="Times New Roman"/>
        </w:rPr>
      </w:pPr>
    </w:p>
    <w:p w14:paraId="1613845F" w14:textId="77777777" w:rsidR="00FF0200" w:rsidRPr="00BF2DFB" w:rsidRDefault="00FF0200" w:rsidP="0076647C">
      <w:pPr>
        <w:spacing w:line="276" w:lineRule="auto"/>
        <w:rPr>
          <w:rFonts w:ascii="Times New Roman" w:eastAsia="Times New Roman" w:hAnsi="Times New Roman" w:cs="Times New Roman"/>
        </w:rPr>
      </w:pPr>
    </w:p>
    <w:p w14:paraId="2ED46038" w14:textId="77777777" w:rsidR="00FF0200" w:rsidRPr="00BF2DFB" w:rsidRDefault="00FF0200" w:rsidP="0076647C">
      <w:pPr>
        <w:spacing w:line="276" w:lineRule="auto"/>
        <w:rPr>
          <w:rFonts w:ascii="Times New Roman" w:eastAsia="Times New Roman" w:hAnsi="Times New Roman" w:cs="Times New Roman"/>
        </w:rPr>
      </w:pPr>
    </w:p>
    <w:p w14:paraId="4717D456" w14:textId="77777777" w:rsidR="00FF0200" w:rsidRPr="00BF2DFB" w:rsidRDefault="00FF0200" w:rsidP="0076647C">
      <w:pPr>
        <w:spacing w:line="276" w:lineRule="auto"/>
        <w:rPr>
          <w:rFonts w:ascii="Times New Roman" w:eastAsia="Times New Roman" w:hAnsi="Times New Roman" w:cs="Times New Roman"/>
        </w:rPr>
      </w:pPr>
    </w:p>
    <w:p w14:paraId="5860EEF1" w14:textId="77777777" w:rsidR="00FF0200" w:rsidRPr="00BF2DFB" w:rsidRDefault="00FF0200" w:rsidP="0076647C">
      <w:pPr>
        <w:spacing w:line="276" w:lineRule="auto"/>
        <w:rPr>
          <w:rFonts w:ascii="Times New Roman" w:eastAsia="Times New Roman" w:hAnsi="Times New Roman" w:cs="Times New Roman"/>
        </w:rPr>
      </w:pPr>
    </w:p>
    <w:p w14:paraId="470CDF3E" w14:textId="77777777" w:rsidR="00FF0200" w:rsidRPr="00BF2DFB" w:rsidRDefault="00FF0200" w:rsidP="0076647C">
      <w:pPr>
        <w:spacing w:line="276" w:lineRule="auto"/>
        <w:rPr>
          <w:rFonts w:ascii="Times New Roman" w:eastAsia="Times New Roman" w:hAnsi="Times New Roman" w:cs="Times New Roman"/>
        </w:rPr>
      </w:pPr>
    </w:p>
    <w:p w14:paraId="639B4AB8" w14:textId="77777777" w:rsidR="00FF0200" w:rsidRPr="00BF2DFB" w:rsidRDefault="00FF0200" w:rsidP="0076647C">
      <w:pPr>
        <w:spacing w:line="276" w:lineRule="auto"/>
        <w:rPr>
          <w:rFonts w:ascii="Times New Roman" w:eastAsia="Times New Roman" w:hAnsi="Times New Roman" w:cs="Times New Roman"/>
        </w:rPr>
      </w:pPr>
    </w:p>
    <w:p w14:paraId="0A2558F9" w14:textId="77777777" w:rsidR="00FF0200" w:rsidRPr="00BF2DFB" w:rsidRDefault="00FF0200" w:rsidP="0076647C">
      <w:pPr>
        <w:spacing w:line="276" w:lineRule="auto"/>
        <w:rPr>
          <w:rFonts w:ascii="Times New Roman" w:eastAsia="Times New Roman" w:hAnsi="Times New Roman" w:cs="Times New Roman"/>
        </w:rPr>
      </w:pPr>
    </w:p>
    <w:p w14:paraId="1ABE89FF" w14:textId="77777777" w:rsidR="00FF0200" w:rsidRPr="00BF2DFB" w:rsidRDefault="00FF0200" w:rsidP="0076647C">
      <w:pPr>
        <w:spacing w:line="276" w:lineRule="auto"/>
        <w:rPr>
          <w:rFonts w:ascii="Times New Roman" w:eastAsia="Times New Roman" w:hAnsi="Times New Roman" w:cs="Times New Roman"/>
        </w:rPr>
      </w:pPr>
    </w:p>
    <w:p w14:paraId="37B93E0F" w14:textId="77777777" w:rsidR="00FF0200" w:rsidRPr="00BF2DFB" w:rsidRDefault="00FF0200" w:rsidP="0076647C">
      <w:pPr>
        <w:spacing w:line="276" w:lineRule="auto"/>
        <w:rPr>
          <w:rFonts w:ascii="Times New Roman" w:eastAsia="Times New Roman" w:hAnsi="Times New Roman" w:cs="Times New Roman"/>
          <w:bCs/>
          <w:sz w:val="32"/>
          <w:szCs w:val="32"/>
          <w:u w:val="single"/>
        </w:rPr>
      </w:pPr>
    </w:p>
    <w:p w14:paraId="61D30C90" w14:textId="0432ECAC" w:rsidR="00627CA4" w:rsidRPr="00BF2DFB" w:rsidRDefault="00EB4E81" w:rsidP="0076647C">
      <w:pPr>
        <w:tabs>
          <w:tab w:val="left" w:pos="915"/>
        </w:tabs>
        <w:spacing w:line="276" w:lineRule="auto"/>
        <w:jc w:val="center"/>
        <w:rPr>
          <w:rFonts w:ascii="Times New Roman" w:eastAsia="Times New Roman" w:hAnsi="Times New Roman" w:cs="Times New Roman"/>
          <w:b/>
          <w:sz w:val="32"/>
          <w:szCs w:val="32"/>
          <w:u w:val="single"/>
        </w:rPr>
      </w:pPr>
      <w:r w:rsidRPr="00BF2DFB">
        <w:rPr>
          <w:rFonts w:ascii="Times New Roman" w:eastAsia="Times New Roman" w:hAnsi="Times New Roman" w:cs="Times New Roman"/>
          <w:b/>
          <w:sz w:val="32"/>
          <w:szCs w:val="32"/>
          <w:u w:val="single"/>
        </w:rPr>
        <w:lastRenderedPageBreak/>
        <w:t>References</w:t>
      </w:r>
    </w:p>
    <w:p w14:paraId="7895CA26"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24391A32" w14:textId="2FFFA71E" w:rsidR="007002C3" w:rsidRPr="00EB0D76" w:rsidRDefault="007002C3"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K. Şahinbaş, "Employee Promotion Prediction by using Machine Learning Algorithms for Imbalanced Dataset," 2022 2nd International Conference on Computing and Machine Intelligence (ICMI), Istanbul, Turkey, 2022, pp. 1-5, doi: 10.1109/ICMI55296.2022.9873744.</w:t>
      </w:r>
    </w:p>
    <w:p w14:paraId="3DAEA43D" w14:textId="77777777" w:rsidR="007002C3" w:rsidRPr="007002C3" w:rsidRDefault="007002C3" w:rsidP="0076647C">
      <w:pPr>
        <w:tabs>
          <w:tab w:val="left" w:pos="915"/>
        </w:tabs>
        <w:spacing w:line="276" w:lineRule="auto"/>
        <w:rPr>
          <w:rFonts w:ascii="Times New Roman" w:eastAsia="Times New Roman" w:hAnsi="Times New Roman" w:cs="Times New Roman"/>
        </w:rPr>
      </w:pPr>
    </w:p>
    <w:p w14:paraId="6FDF9B36" w14:textId="46A9A9E7" w:rsidR="007002C3" w:rsidRPr="00EB0D76" w:rsidRDefault="007002C3"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F. A. Alqahtani and A. Almaleh, "Analysis and Prediction of Employee Promotions Using Machine Learning," 2022 5th International Conference on Data Science and Information Technology (DSIT), Shanghai, China, 2022, pp. 01-09, doi: 10.1109/DSIT55514.2022.9943959.</w:t>
      </w:r>
    </w:p>
    <w:p w14:paraId="70526BC3" w14:textId="77777777" w:rsidR="007002C3" w:rsidRPr="007002C3" w:rsidRDefault="007002C3" w:rsidP="0076647C">
      <w:pPr>
        <w:tabs>
          <w:tab w:val="left" w:pos="915"/>
        </w:tabs>
        <w:spacing w:line="276" w:lineRule="auto"/>
        <w:rPr>
          <w:rFonts w:ascii="Times New Roman" w:eastAsia="Times New Roman" w:hAnsi="Times New Roman" w:cs="Times New Roman"/>
        </w:rPr>
      </w:pPr>
    </w:p>
    <w:p w14:paraId="5487D61E" w14:textId="5E8D6879" w:rsidR="007002C3" w:rsidRPr="00EB0D76" w:rsidRDefault="007002C3"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J. Liu, T. Wang, J. Li, J. Huang, F. </w:t>
      </w:r>
      <w:r w:rsidR="009217D3" w:rsidRPr="00EB0D76">
        <w:rPr>
          <w:rFonts w:ascii="Times New Roman" w:eastAsia="Times New Roman" w:hAnsi="Times New Roman" w:cs="Times New Roman"/>
        </w:rPr>
        <w:t>Yao,</w:t>
      </w:r>
      <w:r w:rsidRPr="00EB0D76">
        <w:rPr>
          <w:rFonts w:ascii="Times New Roman" w:eastAsia="Times New Roman" w:hAnsi="Times New Roman" w:cs="Times New Roman"/>
        </w:rPr>
        <w:t xml:space="preserve"> and R. He, "A Data-driven Analysis of Employee Promotion: The Role of the Position of Organization," 2019 IEEE International Conference on Systems, Man and Cybernetics (SMC), Bari, Italy, 2019, pp. 4056-4062, doi: 10.1109/SMC.2019.8914449.</w:t>
      </w:r>
    </w:p>
    <w:p w14:paraId="472944D8" w14:textId="77777777" w:rsidR="007002C3" w:rsidRDefault="007002C3" w:rsidP="0076647C">
      <w:pPr>
        <w:tabs>
          <w:tab w:val="left" w:pos="915"/>
        </w:tabs>
        <w:spacing w:line="276" w:lineRule="auto"/>
        <w:rPr>
          <w:rFonts w:ascii="Times New Roman" w:eastAsia="Times New Roman" w:hAnsi="Times New Roman" w:cs="Times New Roman"/>
        </w:rPr>
      </w:pPr>
    </w:p>
    <w:p w14:paraId="25790BD7" w14:textId="3EC83C3D" w:rsidR="00627CA4" w:rsidRPr="00EB0D76" w:rsidRDefault="00000000"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U. Soni, N. Singh, Y. </w:t>
      </w:r>
      <w:r w:rsidR="005C56F6" w:rsidRPr="00EB0D76">
        <w:rPr>
          <w:rFonts w:ascii="Times New Roman" w:eastAsia="Times New Roman" w:hAnsi="Times New Roman" w:cs="Times New Roman"/>
        </w:rPr>
        <w:t>Swami,</w:t>
      </w:r>
      <w:r w:rsidRPr="00EB0D76">
        <w:rPr>
          <w:rFonts w:ascii="Times New Roman" w:eastAsia="Times New Roman" w:hAnsi="Times New Roman" w:cs="Times New Roman"/>
        </w:rPr>
        <w:t xml:space="preserve"> and P. Deshwal, "A Comparison Study between ANN and ANFIS for the Prediction of Employee Turnover in an Organization," 2018 International Conference on Computing, </w:t>
      </w:r>
      <w:r w:rsidR="005C56F6" w:rsidRPr="00EB0D76">
        <w:rPr>
          <w:rFonts w:ascii="Times New Roman" w:eastAsia="Times New Roman" w:hAnsi="Times New Roman" w:cs="Times New Roman"/>
        </w:rPr>
        <w:t>Power,</w:t>
      </w:r>
      <w:r w:rsidRPr="00EB0D76">
        <w:rPr>
          <w:rFonts w:ascii="Times New Roman" w:eastAsia="Times New Roman" w:hAnsi="Times New Roman" w:cs="Times New Roman"/>
        </w:rPr>
        <w:t xml:space="preserve"> and Communication Technologies (GUCON), Greater Noida, India, 2018, pp. 203-206, doi: 10.1109/GUCON.2018.8674886.</w:t>
      </w:r>
    </w:p>
    <w:p w14:paraId="2FC810A5"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2933661B" w14:textId="601B7D73" w:rsidR="00627CA4" w:rsidRPr="00EB0D76" w:rsidRDefault="00000000"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B. Kaur and A. Dogra, "A Machine Learning Model for Predicting Employees Retention: An Initiative towards HR through Machine," 2022 Seventh International Conference on Parallel, Distributed and Grid Computing (PDGC), Solan, Himachal Pradesh, India, 2022, pp. 653-657, doi: 10.1109/PDGC56933.2022.10053249. </w:t>
      </w:r>
    </w:p>
    <w:p w14:paraId="4E3824CB"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1D884F43" w14:textId="0DB77402" w:rsidR="00627CA4" w:rsidRPr="00EB0D76" w:rsidRDefault="00000000" w:rsidP="0076647C">
      <w:pPr>
        <w:pStyle w:val="ListParagraph"/>
        <w:numPr>
          <w:ilvl w:val="0"/>
          <w:numId w:val="19"/>
        </w:numPr>
        <w:tabs>
          <w:tab w:val="left" w:pos="915"/>
        </w:tabs>
        <w:spacing w:line="276" w:lineRule="auto"/>
        <w:rPr>
          <w:rFonts w:ascii="Times New Roman" w:eastAsia="Times New Roman" w:hAnsi="Times New Roman" w:cs="Times New Roman"/>
        </w:rPr>
      </w:pPr>
      <w:r w:rsidRPr="00EB0D76">
        <w:rPr>
          <w:rFonts w:ascii="Times New Roman" w:eastAsia="Times New Roman" w:hAnsi="Times New Roman" w:cs="Times New Roman"/>
        </w:rPr>
        <w:t xml:space="preserve">Jain, Praphula Kumar, et al. “Explaining and Predicting Employees’ Attrition: A Machine Learning Approach.” </w:t>
      </w:r>
      <w:r w:rsidRPr="00EB0D76">
        <w:rPr>
          <w:rFonts w:ascii="Times New Roman" w:eastAsia="Times New Roman" w:hAnsi="Times New Roman" w:cs="Times New Roman"/>
          <w:i/>
        </w:rPr>
        <w:t>SN Applied Sciences</w:t>
      </w:r>
      <w:r w:rsidRPr="00EB0D76">
        <w:rPr>
          <w:rFonts w:ascii="Times New Roman" w:eastAsia="Times New Roman" w:hAnsi="Times New Roman" w:cs="Times New Roman"/>
        </w:rPr>
        <w:t xml:space="preserve">, vol. 2, no. 4, 2020, https://doi.org/10.1007/s42452-020-2519-4. </w:t>
      </w:r>
    </w:p>
    <w:p w14:paraId="19D8056E" w14:textId="790578C5" w:rsidR="00627CA4" w:rsidRPr="00BF2DFB" w:rsidRDefault="00627CA4" w:rsidP="0076647C">
      <w:pPr>
        <w:tabs>
          <w:tab w:val="left" w:pos="915"/>
        </w:tabs>
        <w:spacing w:line="276" w:lineRule="auto"/>
        <w:rPr>
          <w:rFonts w:ascii="Times New Roman" w:eastAsia="Times New Roman" w:hAnsi="Times New Roman" w:cs="Times New Roman"/>
        </w:rPr>
      </w:pPr>
    </w:p>
    <w:p w14:paraId="0F5518F1" w14:textId="77777777" w:rsidR="00627CA4" w:rsidRPr="00BF2DFB" w:rsidRDefault="00627CA4" w:rsidP="0076647C">
      <w:pPr>
        <w:tabs>
          <w:tab w:val="left" w:pos="915"/>
        </w:tabs>
        <w:spacing w:line="276" w:lineRule="auto"/>
        <w:rPr>
          <w:rFonts w:ascii="Times New Roman" w:eastAsia="Times New Roman" w:hAnsi="Times New Roman" w:cs="Times New Roman"/>
        </w:rPr>
      </w:pPr>
    </w:p>
    <w:p w14:paraId="0065D710" w14:textId="77777777" w:rsidR="00627CA4" w:rsidRPr="00BF2DFB" w:rsidRDefault="00627CA4" w:rsidP="0076647C">
      <w:pPr>
        <w:tabs>
          <w:tab w:val="left" w:pos="915"/>
        </w:tabs>
        <w:spacing w:line="276" w:lineRule="auto"/>
        <w:rPr>
          <w:rFonts w:ascii="Times New Roman" w:eastAsia="Times New Roman" w:hAnsi="Times New Roman" w:cs="Times New Roman"/>
        </w:rPr>
      </w:pPr>
    </w:p>
    <w:sectPr w:rsidR="00627CA4" w:rsidRPr="00BF2DFB" w:rsidSect="00AC6D9D">
      <w:footerReference w:type="default" r:id="rId40"/>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6D856" w14:textId="77777777" w:rsidR="00C87C61" w:rsidRDefault="00C87C61" w:rsidP="00795112">
      <w:r>
        <w:separator/>
      </w:r>
    </w:p>
  </w:endnote>
  <w:endnote w:type="continuationSeparator" w:id="0">
    <w:p w14:paraId="04B95334" w14:textId="77777777" w:rsidR="00C87C61" w:rsidRDefault="00C87C61" w:rsidP="00795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044865"/>
      <w:docPartObj>
        <w:docPartGallery w:val="Page Numbers (Bottom of Page)"/>
        <w:docPartUnique/>
      </w:docPartObj>
    </w:sdtPr>
    <w:sdtEndPr>
      <w:rPr>
        <w:noProof/>
      </w:rPr>
    </w:sdtEndPr>
    <w:sdtContent>
      <w:p w14:paraId="16239DFB" w14:textId="11E914E5" w:rsidR="00795112" w:rsidRDefault="007951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2F38C6" w14:textId="77777777" w:rsidR="00795112" w:rsidRDefault="00795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6450D" w14:textId="77777777" w:rsidR="00C87C61" w:rsidRDefault="00C87C61" w:rsidP="00795112">
      <w:r>
        <w:separator/>
      </w:r>
    </w:p>
  </w:footnote>
  <w:footnote w:type="continuationSeparator" w:id="0">
    <w:p w14:paraId="3176294C" w14:textId="77777777" w:rsidR="00C87C61" w:rsidRDefault="00C87C61" w:rsidP="00795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222"/>
    <w:multiLevelType w:val="hybridMultilevel"/>
    <w:tmpl w:val="BD1C7F1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AA17624"/>
    <w:multiLevelType w:val="multilevel"/>
    <w:tmpl w:val="2BF831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194B37"/>
    <w:multiLevelType w:val="multilevel"/>
    <w:tmpl w:val="4C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B7172A4"/>
    <w:multiLevelType w:val="hybridMultilevel"/>
    <w:tmpl w:val="AE022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57230"/>
    <w:multiLevelType w:val="multilevel"/>
    <w:tmpl w:val="4C09001F"/>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494EEE"/>
    <w:multiLevelType w:val="multilevel"/>
    <w:tmpl w:val="94389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5964D09"/>
    <w:multiLevelType w:val="multilevel"/>
    <w:tmpl w:val="4CEA2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7316131"/>
    <w:multiLevelType w:val="multilevel"/>
    <w:tmpl w:val="C5A849A6"/>
    <w:lvl w:ilvl="0">
      <w:start w:val="1"/>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504" w:hanging="1440"/>
      </w:pPr>
      <w:rPr>
        <w:rFonts w:hint="default"/>
      </w:rPr>
    </w:lvl>
    <w:lvl w:ilvl="8">
      <w:start w:val="1"/>
      <w:numFmt w:val="decimal"/>
      <w:lvlText w:val="%1.%2.%3.%4.%5.%6.%7.%8.%9"/>
      <w:lvlJc w:val="left"/>
      <w:pPr>
        <w:ind w:left="11016" w:hanging="1800"/>
      </w:pPr>
      <w:rPr>
        <w:rFonts w:hint="default"/>
      </w:rPr>
    </w:lvl>
  </w:abstractNum>
  <w:abstractNum w:abstractNumId="8" w15:restartNumberingAfterBreak="0">
    <w:nsid w:val="4D6C60A9"/>
    <w:multiLevelType w:val="hybridMultilevel"/>
    <w:tmpl w:val="B8981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71F50"/>
    <w:multiLevelType w:val="hybridMultilevel"/>
    <w:tmpl w:val="E104D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6709D"/>
    <w:multiLevelType w:val="multilevel"/>
    <w:tmpl w:val="12AA7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79290E"/>
    <w:multiLevelType w:val="hybridMultilevel"/>
    <w:tmpl w:val="73867D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CD224D9"/>
    <w:multiLevelType w:val="multilevel"/>
    <w:tmpl w:val="C088B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41B1C29"/>
    <w:multiLevelType w:val="multilevel"/>
    <w:tmpl w:val="4C09001F"/>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F77296"/>
    <w:multiLevelType w:val="multilevel"/>
    <w:tmpl w:val="2F8C7BE4"/>
    <w:lvl w:ilvl="0">
      <w:start w:val="1"/>
      <w:numFmt w:val="decimal"/>
      <w:lvlText w:val="%1."/>
      <w:lvlJc w:val="left"/>
      <w:pPr>
        <w:ind w:left="720" w:hanging="360"/>
      </w:pPr>
      <w:rPr>
        <w:rFonts w:hint="default"/>
        <w:b/>
        <w:bCs/>
        <w:sz w:val="32"/>
        <w:szCs w:val="3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6FB42C07"/>
    <w:multiLevelType w:val="multilevel"/>
    <w:tmpl w:val="9D52C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6916EF"/>
    <w:multiLevelType w:val="multilevel"/>
    <w:tmpl w:val="1890C3F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82A4855"/>
    <w:multiLevelType w:val="hybridMultilevel"/>
    <w:tmpl w:val="BBE846A4"/>
    <w:lvl w:ilvl="0" w:tplc="A712F0EA">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18" w15:restartNumberingAfterBreak="0">
    <w:nsid w:val="7A65496C"/>
    <w:multiLevelType w:val="multilevel"/>
    <w:tmpl w:val="2F8C7BE4"/>
    <w:lvl w:ilvl="0">
      <w:start w:val="1"/>
      <w:numFmt w:val="decimal"/>
      <w:lvlText w:val="%1."/>
      <w:lvlJc w:val="left"/>
      <w:pPr>
        <w:ind w:left="720" w:hanging="360"/>
      </w:pPr>
      <w:rPr>
        <w:rFonts w:hint="default"/>
        <w:b/>
        <w:bCs/>
        <w:sz w:val="32"/>
        <w:szCs w:val="3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D951F4C"/>
    <w:multiLevelType w:val="hybridMultilevel"/>
    <w:tmpl w:val="AC1C475E"/>
    <w:lvl w:ilvl="0" w:tplc="D446015E">
      <w:start w:val="1"/>
      <w:numFmt w:val="decimal"/>
      <w:lvlText w:val="%1."/>
      <w:lvlJc w:val="left"/>
      <w:pPr>
        <w:ind w:left="720" w:hanging="360"/>
      </w:pPr>
      <w:rPr>
        <w:rFonts w:hint="default"/>
        <w:sz w:val="32"/>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44783962">
    <w:abstractNumId w:val="5"/>
  </w:num>
  <w:num w:numId="2" w16cid:durableId="661003095">
    <w:abstractNumId w:val="12"/>
  </w:num>
  <w:num w:numId="3" w16cid:durableId="998846662">
    <w:abstractNumId w:val="6"/>
  </w:num>
  <w:num w:numId="4" w16cid:durableId="262689987">
    <w:abstractNumId w:val="16"/>
  </w:num>
  <w:num w:numId="5" w16cid:durableId="1176067544">
    <w:abstractNumId w:val="4"/>
  </w:num>
  <w:num w:numId="6" w16cid:durableId="1733844450">
    <w:abstractNumId w:val="10"/>
  </w:num>
  <w:num w:numId="7" w16cid:durableId="925531084">
    <w:abstractNumId w:val="15"/>
  </w:num>
  <w:num w:numId="8" w16cid:durableId="1724331353">
    <w:abstractNumId w:val="9"/>
  </w:num>
  <w:num w:numId="9" w16cid:durableId="2136823601">
    <w:abstractNumId w:val="8"/>
  </w:num>
  <w:num w:numId="10" w16cid:durableId="1780754247">
    <w:abstractNumId w:val="3"/>
  </w:num>
  <w:num w:numId="11" w16cid:durableId="1229264488">
    <w:abstractNumId w:val="2"/>
  </w:num>
  <w:num w:numId="12" w16cid:durableId="1593322746">
    <w:abstractNumId w:val="7"/>
  </w:num>
  <w:num w:numId="13" w16cid:durableId="1087311021">
    <w:abstractNumId w:val="19"/>
  </w:num>
  <w:num w:numId="14" w16cid:durableId="287586034">
    <w:abstractNumId w:val="1"/>
  </w:num>
  <w:num w:numId="15" w16cid:durableId="1068303940">
    <w:abstractNumId w:val="0"/>
  </w:num>
  <w:num w:numId="16" w16cid:durableId="215240739">
    <w:abstractNumId w:val="13"/>
  </w:num>
  <w:num w:numId="17" w16cid:durableId="3343862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9992875">
    <w:abstractNumId w:val="17"/>
  </w:num>
  <w:num w:numId="19" w16cid:durableId="1078526781">
    <w:abstractNumId w:val="11"/>
  </w:num>
  <w:num w:numId="20" w16cid:durableId="850681295">
    <w:abstractNumId w:val="14"/>
  </w:num>
  <w:num w:numId="21" w16cid:durableId="206328576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sh Jain">
    <w15:presenceInfo w15:providerId="Windows Live" w15:userId="457afd92041118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A4"/>
    <w:rsid w:val="00006ADF"/>
    <w:rsid w:val="00013578"/>
    <w:rsid w:val="00025C0E"/>
    <w:rsid w:val="000431BB"/>
    <w:rsid w:val="00052FF7"/>
    <w:rsid w:val="00053FA7"/>
    <w:rsid w:val="00065793"/>
    <w:rsid w:val="00065BF1"/>
    <w:rsid w:val="000919AA"/>
    <w:rsid w:val="000A2D9B"/>
    <w:rsid w:val="000A37E9"/>
    <w:rsid w:val="000A6CA7"/>
    <w:rsid w:val="000C338E"/>
    <w:rsid w:val="00133E29"/>
    <w:rsid w:val="0014548E"/>
    <w:rsid w:val="001516E0"/>
    <w:rsid w:val="00170714"/>
    <w:rsid w:val="00172D57"/>
    <w:rsid w:val="00192621"/>
    <w:rsid w:val="0019473B"/>
    <w:rsid w:val="001A21A9"/>
    <w:rsid w:val="001A64D0"/>
    <w:rsid w:val="001B4175"/>
    <w:rsid w:val="001D28C2"/>
    <w:rsid w:val="001E20EF"/>
    <w:rsid w:val="00213550"/>
    <w:rsid w:val="002150D3"/>
    <w:rsid w:val="00216CC6"/>
    <w:rsid w:val="00225578"/>
    <w:rsid w:val="00246F76"/>
    <w:rsid w:val="00266811"/>
    <w:rsid w:val="00270FD1"/>
    <w:rsid w:val="0027221D"/>
    <w:rsid w:val="00286146"/>
    <w:rsid w:val="002D5612"/>
    <w:rsid w:val="002F3E40"/>
    <w:rsid w:val="00305BFA"/>
    <w:rsid w:val="00321EC8"/>
    <w:rsid w:val="003269C0"/>
    <w:rsid w:val="00357256"/>
    <w:rsid w:val="00360F9A"/>
    <w:rsid w:val="00370B45"/>
    <w:rsid w:val="003832BF"/>
    <w:rsid w:val="00383795"/>
    <w:rsid w:val="003B073F"/>
    <w:rsid w:val="003B356C"/>
    <w:rsid w:val="003B5CBF"/>
    <w:rsid w:val="003C5EBD"/>
    <w:rsid w:val="003D2C9A"/>
    <w:rsid w:val="003E11AB"/>
    <w:rsid w:val="0040684B"/>
    <w:rsid w:val="004156F6"/>
    <w:rsid w:val="00427EF0"/>
    <w:rsid w:val="00445657"/>
    <w:rsid w:val="00454BEE"/>
    <w:rsid w:val="0047544B"/>
    <w:rsid w:val="00487019"/>
    <w:rsid w:val="004C3411"/>
    <w:rsid w:val="004D789E"/>
    <w:rsid w:val="004F5EE9"/>
    <w:rsid w:val="00500E45"/>
    <w:rsid w:val="0050269F"/>
    <w:rsid w:val="00517616"/>
    <w:rsid w:val="005250AF"/>
    <w:rsid w:val="0055542A"/>
    <w:rsid w:val="00561B2B"/>
    <w:rsid w:val="00565877"/>
    <w:rsid w:val="00574D13"/>
    <w:rsid w:val="00581A73"/>
    <w:rsid w:val="005910B3"/>
    <w:rsid w:val="005921BD"/>
    <w:rsid w:val="005A64A9"/>
    <w:rsid w:val="005B1BDC"/>
    <w:rsid w:val="005C56F6"/>
    <w:rsid w:val="005E5816"/>
    <w:rsid w:val="005F5949"/>
    <w:rsid w:val="005F6A24"/>
    <w:rsid w:val="00613EF3"/>
    <w:rsid w:val="00627CA4"/>
    <w:rsid w:val="00650853"/>
    <w:rsid w:val="006640C4"/>
    <w:rsid w:val="006716BF"/>
    <w:rsid w:val="00676F31"/>
    <w:rsid w:val="006867B2"/>
    <w:rsid w:val="00695C7E"/>
    <w:rsid w:val="006A7353"/>
    <w:rsid w:val="006B5BE2"/>
    <w:rsid w:val="006F1763"/>
    <w:rsid w:val="006F43BE"/>
    <w:rsid w:val="006F4679"/>
    <w:rsid w:val="007002C3"/>
    <w:rsid w:val="007004DF"/>
    <w:rsid w:val="00701111"/>
    <w:rsid w:val="00722E89"/>
    <w:rsid w:val="0072671F"/>
    <w:rsid w:val="007279E4"/>
    <w:rsid w:val="007416D1"/>
    <w:rsid w:val="00741DA9"/>
    <w:rsid w:val="00747B1B"/>
    <w:rsid w:val="00757EF4"/>
    <w:rsid w:val="0076647C"/>
    <w:rsid w:val="00770605"/>
    <w:rsid w:val="007727F2"/>
    <w:rsid w:val="0077660F"/>
    <w:rsid w:val="00782BEA"/>
    <w:rsid w:val="00783C52"/>
    <w:rsid w:val="00795112"/>
    <w:rsid w:val="007A3166"/>
    <w:rsid w:val="007B2172"/>
    <w:rsid w:val="007B27F7"/>
    <w:rsid w:val="007C603D"/>
    <w:rsid w:val="007E7244"/>
    <w:rsid w:val="0080417D"/>
    <w:rsid w:val="008070F1"/>
    <w:rsid w:val="00813A9D"/>
    <w:rsid w:val="00841562"/>
    <w:rsid w:val="008575B1"/>
    <w:rsid w:val="00860E1B"/>
    <w:rsid w:val="00881727"/>
    <w:rsid w:val="00882D01"/>
    <w:rsid w:val="008A4317"/>
    <w:rsid w:val="008A6E0D"/>
    <w:rsid w:val="008D1232"/>
    <w:rsid w:val="008F0D60"/>
    <w:rsid w:val="008F51F4"/>
    <w:rsid w:val="00915628"/>
    <w:rsid w:val="009217D3"/>
    <w:rsid w:val="00930AF5"/>
    <w:rsid w:val="00933A01"/>
    <w:rsid w:val="009352DF"/>
    <w:rsid w:val="00936261"/>
    <w:rsid w:val="00942F80"/>
    <w:rsid w:val="009524E1"/>
    <w:rsid w:val="009777EA"/>
    <w:rsid w:val="00980B37"/>
    <w:rsid w:val="00992919"/>
    <w:rsid w:val="009B11D7"/>
    <w:rsid w:val="009B1A84"/>
    <w:rsid w:val="009C59A3"/>
    <w:rsid w:val="009D75D8"/>
    <w:rsid w:val="009E53C0"/>
    <w:rsid w:val="009F2368"/>
    <w:rsid w:val="00A04B93"/>
    <w:rsid w:val="00A165CE"/>
    <w:rsid w:val="00A20FE3"/>
    <w:rsid w:val="00A2400F"/>
    <w:rsid w:val="00A3734A"/>
    <w:rsid w:val="00A52D9A"/>
    <w:rsid w:val="00A53424"/>
    <w:rsid w:val="00A70088"/>
    <w:rsid w:val="00A7730D"/>
    <w:rsid w:val="00A824EB"/>
    <w:rsid w:val="00A83F14"/>
    <w:rsid w:val="00A866B7"/>
    <w:rsid w:val="00A95153"/>
    <w:rsid w:val="00AC6D9D"/>
    <w:rsid w:val="00AD65CB"/>
    <w:rsid w:val="00AE5425"/>
    <w:rsid w:val="00AE569B"/>
    <w:rsid w:val="00AE7AB5"/>
    <w:rsid w:val="00B03877"/>
    <w:rsid w:val="00B04AEA"/>
    <w:rsid w:val="00B2187B"/>
    <w:rsid w:val="00B2317A"/>
    <w:rsid w:val="00B27B19"/>
    <w:rsid w:val="00B40678"/>
    <w:rsid w:val="00B53BCE"/>
    <w:rsid w:val="00B63718"/>
    <w:rsid w:val="00B77990"/>
    <w:rsid w:val="00B9130B"/>
    <w:rsid w:val="00BA7339"/>
    <w:rsid w:val="00BD51F6"/>
    <w:rsid w:val="00BE1FF7"/>
    <w:rsid w:val="00BE58E3"/>
    <w:rsid w:val="00BE6456"/>
    <w:rsid w:val="00BE6C95"/>
    <w:rsid w:val="00BF2DFB"/>
    <w:rsid w:val="00C115F5"/>
    <w:rsid w:val="00C11A02"/>
    <w:rsid w:val="00C24801"/>
    <w:rsid w:val="00C24FD5"/>
    <w:rsid w:val="00C36168"/>
    <w:rsid w:val="00C560DE"/>
    <w:rsid w:val="00C61041"/>
    <w:rsid w:val="00C76451"/>
    <w:rsid w:val="00C77122"/>
    <w:rsid w:val="00C84742"/>
    <w:rsid w:val="00C87C61"/>
    <w:rsid w:val="00CA314E"/>
    <w:rsid w:val="00CA423B"/>
    <w:rsid w:val="00CA7405"/>
    <w:rsid w:val="00CD0081"/>
    <w:rsid w:val="00CD1EA1"/>
    <w:rsid w:val="00CE299E"/>
    <w:rsid w:val="00CF5CDC"/>
    <w:rsid w:val="00D12565"/>
    <w:rsid w:val="00D2517A"/>
    <w:rsid w:val="00D26919"/>
    <w:rsid w:val="00D30EC3"/>
    <w:rsid w:val="00D67DBC"/>
    <w:rsid w:val="00D704F2"/>
    <w:rsid w:val="00D71E8E"/>
    <w:rsid w:val="00D813A5"/>
    <w:rsid w:val="00D8150C"/>
    <w:rsid w:val="00D93E10"/>
    <w:rsid w:val="00D979F8"/>
    <w:rsid w:val="00DA4C57"/>
    <w:rsid w:val="00DC4EEC"/>
    <w:rsid w:val="00DE308C"/>
    <w:rsid w:val="00E033AC"/>
    <w:rsid w:val="00E049E4"/>
    <w:rsid w:val="00E115F3"/>
    <w:rsid w:val="00E17545"/>
    <w:rsid w:val="00E504D0"/>
    <w:rsid w:val="00E64746"/>
    <w:rsid w:val="00E67CFA"/>
    <w:rsid w:val="00E82042"/>
    <w:rsid w:val="00EA7145"/>
    <w:rsid w:val="00EB0D76"/>
    <w:rsid w:val="00EB4E81"/>
    <w:rsid w:val="00EC4CDB"/>
    <w:rsid w:val="00EC551E"/>
    <w:rsid w:val="00ED7651"/>
    <w:rsid w:val="00EF43EF"/>
    <w:rsid w:val="00EF70C9"/>
    <w:rsid w:val="00F025A9"/>
    <w:rsid w:val="00F05F4E"/>
    <w:rsid w:val="00F112F8"/>
    <w:rsid w:val="00F21D10"/>
    <w:rsid w:val="00F21FAF"/>
    <w:rsid w:val="00F276A1"/>
    <w:rsid w:val="00F32EA7"/>
    <w:rsid w:val="00F35A73"/>
    <w:rsid w:val="00F54A4B"/>
    <w:rsid w:val="00F8319C"/>
    <w:rsid w:val="00F93070"/>
    <w:rsid w:val="00F950AE"/>
    <w:rsid w:val="00FA661C"/>
    <w:rsid w:val="00FB4321"/>
    <w:rsid w:val="00FC6DEB"/>
    <w:rsid w:val="00FC6EE0"/>
    <w:rsid w:val="00FF0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4D204"/>
  <w15:docId w15:val="{2BBB6E18-3810-45E7-BFD5-85CF9113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545"/>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D2EAF0"/>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D71E8E"/>
    <w:pPr>
      <w:ind w:left="720"/>
      <w:contextualSpacing/>
    </w:pPr>
  </w:style>
  <w:style w:type="character" w:styleId="Hyperlink">
    <w:name w:val="Hyperlink"/>
    <w:basedOn w:val="DefaultParagraphFont"/>
    <w:uiPriority w:val="99"/>
    <w:unhideWhenUsed/>
    <w:rsid w:val="009777EA"/>
    <w:rPr>
      <w:color w:val="0000FF" w:themeColor="hyperlink"/>
      <w:u w:val="single"/>
    </w:rPr>
  </w:style>
  <w:style w:type="character" w:styleId="UnresolvedMention">
    <w:name w:val="Unresolved Mention"/>
    <w:basedOn w:val="DefaultParagraphFont"/>
    <w:uiPriority w:val="99"/>
    <w:semiHidden/>
    <w:unhideWhenUsed/>
    <w:rsid w:val="009777EA"/>
    <w:rPr>
      <w:color w:val="605E5C"/>
      <w:shd w:val="clear" w:color="auto" w:fill="E1DFDD"/>
    </w:rPr>
  </w:style>
  <w:style w:type="paragraph" w:styleId="Header">
    <w:name w:val="header"/>
    <w:basedOn w:val="Normal"/>
    <w:link w:val="HeaderChar"/>
    <w:uiPriority w:val="99"/>
    <w:unhideWhenUsed/>
    <w:rsid w:val="00795112"/>
    <w:pPr>
      <w:tabs>
        <w:tab w:val="center" w:pos="4680"/>
        <w:tab w:val="right" w:pos="9360"/>
      </w:tabs>
    </w:pPr>
  </w:style>
  <w:style w:type="character" w:customStyle="1" w:styleId="HeaderChar">
    <w:name w:val="Header Char"/>
    <w:basedOn w:val="DefaultParagraphFont"/>
    <w:link w:val="Header"/>
    <w:uiPriority w:val="99"/>
    <w:rsid w:val="00795112"/>
  </w:style>
  <w:style w:type="paragraph" w:styleId="Footer">
    <w:name w:val="footer"/>
    <w:basedOn w:val="Normal"/>
    <w:link w:val="FooterChar"/>
    <w:uiPriority w:val="99"/>
    <w:unhideWhenUsed/>
    <w:rsid w:val="00795112"/>
    <w:pPr>
      <w:tabs>
        <w:tab w:val="center" w:pos="4680"/>
        <w:tab w:val="right" w:pos="9360"/>
      </w:tabs>
    </w:pPr>
  </w:style>
  <w:style w:type="character" w:customStyle="1" w:styleId="FooterChar">
    <w:name w:val="Footer Char"/>
    <w:basedOn w:val="DefaultParagraphFont"/>
    <w:link w:val="Footer"/>
    <w:uiPriority w:val="99"/>
    <w:rsid w:val="00795112"/>
  </w:style>
  <w:style w:type="paragraph" w:styleId="Revision">
    <w:name w:val="Revision"/>
    <w:hidden/>
    <w:uiPriority w:val="99"/>
    <w:semiHidden/>
    <w:rsid w:val="005C56F6"/>
  </w:style>
  <w:style w:type="paragraph" w:styleId="TOC1">
    <w:name w:val="toc 1"/>
    <w:basedOn w:val="Normal"/>
    <w:next w:val="Normal"/>
    <w:autoRedefine/>
    <w:uiPriority w:val="39"/>
    <w:unhideWhenUsed/>
    <w:rsid w:val="00695C7E"/>
    <w:pPr>
      <w:spacing w:line="276" w:lineRule="auto"/>
    </w:pPr>
    <w:rPr>
      <w:rFonts w:ascii="Times New Roman" w:eastAsiaTheme="minorHAnsi" w:hAnsi="Times New Roman" w:cs="Times New Roman"/>
      <w:lang w:val="en-GB" w:eastAsia="en-GB"/>
    </w:rPr>
  </w:style>
  <w:style w:type="paragraph" w:styleId="TOC2">
    <w:name w:val="toc 2"/>
    <w:basedOn w:val="Normal"/>
    <w:next w:val="Normal"/>
    <w:autoRedefine/>
    <w:uiPriority w:val="39"/>
    <w:unhideWhenUsed/>
    <w:rsid w:val="0040684B"/>
    <w:pPr>
      <w:spacing w:after="100" w:line="259" w:lineRule="auto"/>
      <w:ind w:left="220"/>
    </w:pPr>
    <w:rPr>
      <w:rFonts w:asciiTheme="minorHAnsi" w:eastAsiaTheme="minorEastAsia" w:hAnsiTheme="minorHAnsi" w:cs="Times New Roman"/>
      <w:sz w:val="22"/>
      <w:szCs w:val="22"/>
      <w:lang w:val="en-US"/>
    </w:rPr>
  </w:style>
  <w:style w:type="paragraph" w:styleId="TOC3">
    <w:name w:val="toc 3"/>
    <w:basedOn w:val="Normal"/>
    <w:next w:val="Normal"/>
    <w:autoRedefine/>
    <w:uiPriority w:val="39"/>
    <w:unhideWhenUsed/>
    <w:rsid w:val="0040684B"/>
    <w:pPr>
      <w:spacing w:after="100" w:line="259" w:lineRule="auto"/>
      <w:ind w:left="440"/>
    </w:pPr>
    <w:rPr>
      <w:rFonts w:asciiTheme="minorHAnsi" w:eastAsiaTheme="minorEastAsia" w:hAnsiTheme="minorHAns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990">
      <w:bodyDiv w:val="1"/>
      <w:marLeft w:val="0"/>
      <w:marRight w:val="0"/>
      <w:marTop w:val="0"/>
      <w:marBottom w:val="0"/>
      <w:divBdr>
        <w:top w:val="none" w:sz="0" w:space="0" w:color="auto"/>
        <w:left w:val="none" w:sz="0" w:space="0" w:color="auto"/>
        <w:bottom w:val="none" w:sz="0" w:space="0" w:color="auto"/>
        <w:right w:val="none" w:sz="0" w:space="0" w:color="auto"/>
      </w:divBdr>
    </w:div>
    <w:div w:id="89544138">
      <w:bodyDiv w:val="1"/>
      <w:marLeft w:val="0"/>
      <w:marRight w:val="0"/>
      <w:marTop w:val="0"/>
      <w:marBottom w:val="0"/>
      <w:divBdr>
        <w:top w:val="none" w:sz="0" w:space="0" w:color="auto"/>
        <w:left w:val="none" w:sz="0" w:space="0" w:color="auto"/>
        <w:bottom w:val="none" w:sz="0" w:space="0" w:color="auto"/>
        <w:right w:val="none" w:sz="0" w:space="0" w:color="auto"/>
      </w:divBdr>
    </w:div>
    <w:div w:id="124155177">
      <w:bodyDiv w:val="1"/>
      <w:marLeft w:val="0"/>
      <w:marRight w:val="0"/>
      <w:marTop w:val="0"/>
      <w:marBottom w:val="0"/>
      <w:divBdr>
        <w:top w:val="none" w:sz="0" w:space="0" w:color="auto"/>
        <w:left w:val="none" w:sz="0" w:space="0" w:color="auto"/>
        <w:bottom w:val="none" w:sz="0" w:space="0" w:color="auto"/>
        <w:right w:val="none" w:sz="0" w:space="0" w:color="auto"/>
      </w:divBdr>
      <w:divsChild>
        <w:div w:id="1975020842">
          <w:marLeft w:val="0"/>
          <w:marRight w:val="0"/>
          <w:marTop w:val="0"/>
          <w:marBottom w:val="0"/>
          <w:divBdr>
            <w:top w:val="none" w:sz="0" w:space="0" w:color="auto"/>
            <w:left w:val="none" w:sz="0" w:space="0" w:color="auto"/>
            <w:bottom w:val="none" w:sz="0" w:space="0" w:color="auto"/>
            <w:right w:val="none" w:sz="0" w:space="0" w:color="auto"/>
          </w:divBdr>
          <w:divsChild>
            <w:div w:id="166312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0002">
      <w:bodyDiv w:val="1"/>
      <w:marLeft w:val="0"/>
      <w:marRight w:val="0"/>
      <w:marTop w:val="0"/>
      <w:marBottom w:val="0"/>
      <w:divBdr>
        <w:top w:val="none" w:sz="0" w:space="0" w:color="auto"/>
        <w:left w:val="none" w:sz="0" w:space="0" w:color="auto"/>
        <w:bottom w:val="none" w:sz="0" w:space="0" w:color="auto"/>
        <w:right w:val="none" w:sz="0" w:space="0" w:color="auto"/>
      </w:divBdr>
    </w:div>
    <w:div w:id="130177828">
      <w:bodyDiv w:val="1"/>
      <w:marLeft w:val="0"/>
      <w:marRight w:val="0"/>
      <w:marTop w:val="0"/>
      <w:marBottom w:val="0"/>
      <w:divBdr>
        <w:top w:val="none" w:sz="0" w:space="0" w:color="auto"/>
        <w:left w:val="none" w:sz="0" w:space="0" w:color="auto"/>
        <w:bottom w:val="none" w:sz="0" w:space="0" w:color="auto"/>
        <w:right w:val="none" w:sz="0" w:space="0" w:color="auto"/>
      </w:divBdr>
    </w:div>
    <w:div w:id="153837653">
      <w:bodyDiv w:val="1"/>
      <w:marLeft w:val="0"/>
      <w:marRight w:val="0"/>
      <w:marTop w:val="0"/>
      <w:marBottom w:val="0"/>
      <w:divBdr>
        <w:top w:val="none" w:sz="0" w:space="0" w:color="auto"/>
        <w:left w:val="none" w:sz="0" w:space="0" w:color="auto"/>
        <w:bottom w:val="none" w:sz="0" w:space="0" w:color="auto"/>
        <w:right w:val="none" w:sz="0" w:space="0" w:color="auto"/>
      </w:divBdr>
    </w:div>
    <w:div w:id="172037069">
      <w:bodyDiv w:val="1"/>
      <w:marLeft w:val="0"/>
      <w:marRight w:val="0"/>
      <w:marTop w:val="0"/>
      <w:marBottom w:val="0"/>
      <w:divBdr>
        <w:top w:val="none" w:sz="0" w:space="0" w:color="auto"/>
        <w:left w:val="none" w:sz="0" w:space="0" w:color="auto"/>
        <w:bottom w:val="none" w:sz="0" w:space="0" w:color="auto"/>
        <w:right w:val="none" w:sz="0" w:space="0" w:color="auto"/>
      </w:divBdr>
    </w:div>
    <w:div w:id="221523588">
      <w:bodyDiv w:val="1"/>
      <w:marLeft w:val="0"/>
      <w:marRight w:val="0"/>
      <w:marTop w:val="0"/>
      <w:marBottom w:val="0"/>
      <w:divBdr>
        <w:top w:val="none" w:sz="0" w:space="0" w:color="auto"/>
        <w:left w:val="none" w:sz="0" w:space="0" w:color="auto"/>
        <w:bottom w:val="none" w:sz="0" w:space="0" w:color="auto"/>
        <w:right w:val="none" w:sz="0" w:space="0" w:color="auto"/>
      </w:divBdr>
    </w:div>
    <w:div w:id="237597806">
      <w:bodyDiv w:val="1"/>
      <w:marLeft w:val="0"/>
      <w:marRight w:val="0"/>
      <w:marTop w:val="0"/>
      <w:marBottom w:val="0"/>
      <w:divBdr>
        <w:top w:val="none" w:sz="0" w:space="0" w:color="auto"/>
        <w:left w:val="none" w:sz="0" w:space="0" w:color="auto"/>
        <w:bottom w:val="none" w:sz="0" w:space="0" w:color="auto"/>
        <w:right w:val="none" w:sz="0" w:space="0" w:color="auto"/>
      </w:divBdr>
    </w:div>
    <w:div w:id="265231275">
      <w:bodyDiv w:val="1"/>
      <w:marLeft w:val="0"/>
      <w:marRight w:val="0"/>
      <w:marTop w:val="0"/>
      <w:marBottom w:val="0"/>
      <w:divBdr>
        <w:top w:val="none" w:sz="0" w:space="0" w:color="auto"/>
        <w:left w:val="none" w:sz="0" w:space="0" w:color="auto"/>
        <w:bottom w:val="none" w:sz="0" w:space="0" w:color="auto"/>
        <w:right w:val="none" w:sz="0" w:space="0" w:color="auto"/>
      </w:divBdr>
    </w:div>
    <w:div w:id="277182746">
      <w:bodyDiv w:val="1"/>
      <w:marLeft w:val="0"/>
      <w:marRight w:val="0"/>
      <w:marTop w:val="0"/>
      <w:marBottom w:val="0"/>
      <w:divBdr>
        <w:top w:val="none" w:sz="0" w:space="0" w:color="auto"/>
        <w:left w:val="none" w:sz="0" w:space="0" w:color="auto"/>
        <w:bottom w:val="none" w:sz="0" w:space="0" w:color="auto"/>
        <w:right w:val="none" w:sz="0" w:space="0" w:color="auto"/>
      </w:divBdr>
    </w:div>
    <w:div w:id="314576979">
      <w:bodyDiv w:val="1"/>
      <w:marLeft w:val="0"/>
      <w:marRight w:val="0"/>
      <w:marTop w:val="0"/>
      <w:marBottom w:val="0"/>
      <w:divBdr>
        <w:top w:val="none" w:sz="0" w:space="0" w:color="auto"/>
        <w:left w:val="none" w:sz="0" w:space="0" w:color="auto"/>
        <w:bottom w:val="none" w:sz="0" w:space="0" w:color="auto"/>
        <w:right w:val="none" w:sz="0" w:space="0" w:color="auto"/>
      </w:divBdr>
      <w:divsChild>
        <w:div w:id="298194092">
          <w:marLeft w:val="0"/>
          <w:marRight w:val="0"/>
          <w:marTop w:val="0"/>
          <w:marBottom w:val="0"/>
          <w:divBdr>
            <w:top w:val="none" w:sz="0" w:space="0" w:color="auto"/>
            <w:left w:val="none" w:sz="0" w:space="0" w:color="auto"/>
            <w:bottom w:val="none" w:sz="0" w:space="0" w:color="auto"/>
            <w:right w:val="none" w:sz="0" w:space="0" w:color="auto"/>
          </w:divBdr>
          <w:divsChild>
            <w:div w:id="455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90888">
      <w:bodyDiv w:val="1"/>
      <w:marLeft w:val="0"/>
      <w:marRight w:val="0"/>
      <w:marTop w:val="0"/>
      <w:marBottom w:val="0"/>
      <w:divBdr>
        <w:top w:val="none" w:sz="0" w:space="0" w:color="auto"/>
        <w:left w:val="none" w:sz="0" w:space="0" w:color="auto"/>
        <w:bottom w:val="none" w:sz="0" w:space="0" w:color="auto"/>
        <w:right w:val="none" w:sz="0" w:space="0" w:color="auto"/>
      </w:divBdr>
      <w:divsChild>
        <w:div w:id="946697875">
          <w:marLeft w:val="0"/>
          <w:marRight w:val="0"/>
          <w:marTop w:val="0"/>
          <w:marBottom w:val="0"/>
          <w:divBdr>
            <w:top w:val="none" w:sz="0" w:space="0" w:color="auto"/>
            <w:left w:val="none" w:sz="0" w:space="0" w:color="auto"/>
            <w:bottom w:val="none" w:sz="0" w:space="0" w:color="auto"/>
            <w:right w:val="none" w:sz="0" w:space="0" w:color="auto"/>
          </w:divBdr>
          <w:divsChild>
            <w:div w:id="2314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420833169">
          <w:marLeft w:val="0"/>
          <w:marRight w:val="0"/>
          <w:marTop w:val="0"/>
          <w:marBottom w:val="0"/>
          <w:divBdr>
            <w:top w:val="none" w:sz="0" w:space="0" w:color="auto"/>
            <w:left w:val="none" w:sz="0" w:space="0" w:color="auto"/>
            <w:bottom w:val="none" w:sz="0" w:space="0" w:color="auto"/>
            <w:right w:val="none" w:sz="0" w:space="0" w:color="auto"/>
          </w:divBdr>
          <w:divsChild>
            <w:div w:id="1933707859">
              <w:marLeft w:val="0"/>
              <w:marRight w:val="0"/>
              <w:marTop w:val="0"/>
              <w:marBottom w:val="0"/>
              <w:divBdr>
                <w:top w:val="single" w:sz="6" w:space="4" w:color="auto"/>
                <w:left w:val="single" w:sz="6" w:space="4" w:color="auto"/>
                <w:bottom w:val="single" w:sz="6" w:space="4" w:color="auto"/>
                <w:right w:val="single" w:sz="6" w:space="4" w:color="auto"/>
              </w:divBdr>
              <w:divsChild>
                <w:div w:id="1496914141">
                  <w:marLeft w:val="0"/>
                  <w:marRight w:val="0"/>
                  <w:marTop w:val="0"/>
                  <w:marBottom w:val="0"/>
                  <w:divBdr>
                    <w:top w:val="none" w:sz="0" w:space="0" w:color="auto"/>
                    <w:left w:val="none" w:sz="0" w:space="0" w:color="auto"/>
                    <w:bottom w:val="none" w:sz="0" w:space="0" w:color="auto"/>
                    <w:right w:val="none" w:sz="0" w:space="0" w:color="auto"/>
                  </w:divBdr>
                  <w:divsChild>
                    <w:div w:id="9759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9305">
      <w:bodyDiv w:val="1"/>
      <w:marLeft w:val="0"/>
      <w:marRight w:val="0"/>
      <w:marTop w:val="0"/>
      <w:marBottom w:val="0"/>
      <w:divBdr>
        <w:top w:val="none" w:sz="0" w:space="0" w:color="auto"/>
        <w:left w:val="none" w:sz="0" w:space="0" w:color="auto"/>
        <w:bottom w:val="none" w:sz="0" w:space="0" w:color="auto"/>
        <w:right w:val="none" w:sz="0" w:space="0" w:color="auto"/>
      </w:divBdr>
    </w:div>
    <w:div w:id="527182565">
      <w:bodyDiv w:val="1"/>
      <w:marLeft w:val="0"/>
      <w:marRight w:val="0"/>
      <w:marTop w:val="0"/>
      <w:marBottom w:val="0"/>
      <w:divBdr>
        <w:top w:val="none" w:sz="0" w:space="0" w:color="auto"/>
        <w:left w:val="none" w:sz="0" w:space="0" w:color="auto"/>
        <w:bottom w:val="none" w:sz="0" w:space="0" w:color="auto"/>
        <w:right w:val="none" w:sz="0" w:space="0" w:color="auto"/>
      </w:divBdr>
    </w:div>
    <w:div w:id="538514729">
      <w:bodyDiv w:val="1"/>
      <w:marLeft w:val="0"/>
      <w:marRight w:val="0"/>
      <w:marTop w:val="0"/>
      <w:marBottom w:val="0"/>
      <w:divBdr>
        <w:top w:val="none" w:sz="0" w:space="0" w:color="auto"/>
        <w:left w:val="none" w:sz="0" w:space="0" w:color="auto"/>
        <w:bottom w:val="none" w:sz="0" w:space="0" w:color="auto"/>
        <w:right w:val="none" w:sz="0" w:space="0" w:color="auto"/>
      </w:divBdr>
    </w:div>
    <w:div w:id="555630843">
      <w:bodyDiv w:val="1"/>
      <w:marLeft w:val="0"/>
      <w:marRight w:val="0"/>
      <w:marTop w:val="0"/>
      <w:marBottom w:val="0"/>
      <w:divBdr>
        <w:top w:val="none" w:sz="0" w:space="0" w:color="auto"/>
        <w:left w:val="none" w:sz="0" w:space="0" w:color="auto"/>
        <w:bottom w:val="none" w:sz="0" w:space="0" w:color="auto"/>
        <w:right w:val="none" w:sz="0" w:space="0" w:color="auto"/>
      </w:divBdr>
      <w:divsChild>
        <w:div w:id="299845914">
          <w:marLeft w:val="0"/>
          <w:marRight w:val="0"/>
          <w:marTop w:val="0"/>
          <w:marBottom w:val="0"/>
          <w:divBdr>
            <w:top w:val="none" w:sz="0" w:space="0" w:color="auto"/>
            <w:left w:val="none" w:sz="0" w:space="0" w:color="auto"/>
            <w:bottom w:val="none" w:sz="0" w:space="0" w:color="auto"/>
            <w:right w:val="none" w:sz="0" w:space="0" w:color="auto"/>
          </w:divBdr>
          <w:divsChild>
            <w:div w:id="116414884">
              <w:marLeft w:val="0"/>
              <w:marRight w:val="0"/>
              <w:marTop w:val="0"/>
              <w:marBottom w:val="0"/>
              <w:divBdr>
                <w:top w:val="none" w:sz="0" w:space="0" w:color="auto"/>
                <w:left w:val="none" w:sz="0" w:space="0" w:color="auto"/>
                <w:bottom w:val="none" w:sz="0" w:space="0" w:color="auto"/>
                <w:right w:val="none" w:sz="0" w:space="0" w:color="auto"/>
              </w:divBdr>
              <w:divsChild>
                <w:div w:id="624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624">
          <w:marLeft w:val="0"/>
          <w:marRight w:val="0"/>
          <w:marTop w:val="60"/>
          <w:marBottom w:val="0"/>
          <w:divBdr>
            <w:top w:val="none" w:sz="0" w:space="0" w:color="auto"/>
            <w:left w:val="none" w:sz="0" w:space="0" w:color="auto"/>
            <w:bottom w:val="none" w:sz="0" w:space="0" w:color="auto"/>
            <w:right w:val="none" w:sz="0" w:space="0" w:color="auto"/>
          </w:divBdr>
          <w:divsChild>
            <w:div w:id="1033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4129">
      <w:bodyDiv w:val="1"/>
      <w:marLeft w:val="0"/>
      <w:marRight w:val="0"/>
      <w:marTop w:val="0"/>
      <w:marBottom w:val="0"/>
      <w:divBdr>
        <w:top w:val="none" w:sz="0" w:space="0" w:color="auto"/>
        <w:left w:val="none" w:sz="0" w:space="0" w:color="auto"/>
        <w:bottom w:val="none" w:sz="0" w:space="0" w:color="auto"/>
        <w:right w:val="none" w:sz="0" w:space="0" w:color="auto"/>
      </w:divBdr>
      <w:divsChild>
        <w:div w:id="685835642">
          <w:marLeft w:val="0"/>
          <w:marRight w:val="0"/>
          <w:marTop w:val="0"/>
          <w:marBottom w:val="0"/>
          <w:divBdr>
            <w:top w:val="none" w:sz="0" w:space="0" w:color="auto"/>
            <w:left w:val="none" w:sz="0" w:space="0" w:color="auto"/>
            <w:bottom w:val="none" w:sz="0" w:space="0" w:color="auto"/>
            <w:right w:val="none" w:sz="0" w:space="0" w:color="auto"/>
          </w:divBdr>
          <w:divsChild>
            <w:div w:id="11860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0952">
      <w:bodyDiv w:val="1"/>
      <w:marLeft w:val="0"/>
      <w:marRight w:val="0"/>
      <w:marTop w:val="0"/>
      <w:marBottom w:val="0"/>
      <w:divBdr>
        <w:top w:val="none" w:sz="0" w:space="0" w:color="auto"/>
        <w:left w:val="none" w:sz="0" w:space="0" w:color="auto"/>
        <w:bottom w:val="none" w:sz="0" w:space="0" w:color="auto"/>
        <w:right w:val="none" w:sz="0" w:space="0" w:color="auto"/>
      </w:divBdr>
    </w:div>
    <w:div w:id="772940411">
      <w:bodyDiv w:val="1"/>
      <w:marLeft w:val="0"/>
      <w:marRight w:val="0"/>
      <w:marTop w:val="0"/>
      <w:marBottom w:val="0"/>
      <w:divBdr>
        <w:top w:val="none" w:sz="0" w:space="0" w:color="auto"/>
        <w:left w:val="none" w:sz="0" w:space="0" w:color="auto"/>
        <w:bottom w:val="none" w:sz="0" w:space="0" w:color="auto"/>
        <w:right w:val="none" w:sz="0" w:space="0" w:color="auto"/>
      </w:divBdr>
    </w:div>
    <w:div w:id="774860114">
      <w:bodyDiv w:val="1"/>
      <w:marLeft w:val="0"/>
      <w:marRight w:val="0"/>
      <w:marTop w:val="0"/>
      <w:marBottom w:val="0"/>
      <w:divBdr>
        <w:top w:val="none" w:sz="0" w:space="0" w:color="auto"/>
        <w:left w:val="none" w:sz="0" w:space="0" w:color="auto"/>
        <w:bottom w:val="none" w:sz="0" w:space="0" w:color="auto"/>
        <w:right w:val="none" w:sz="0" w:space="0" w:color="auto"/>
      </w:divBdr>
    </w:div>
    <w:div w:id="828984576">
      <w:bodyDiv w:val="1"/>
      <w:marLeft w:val="0"/>
      <w:marRight w:val="0"/>
      <w:marTop w:val="0"/>
      <w:marBottom w:val="0"/>
      <w:divBdr>
        <w:top w:val="none" w:sz="0" w:space="0" w:color="auto"/>
        <w:left w:val="none" w:sz="0" w:space="0" w:color="auto"/>
        <w:bottom w:val="none" w:sz="0" w:space="0" w:color="auto"/>
        <w:right w:val="none" w:sz="0" w:space="0" w:color="auto"/>
      </w:divBdr>
    </w:div>
    <w:div w:id="844829475">
      <w:bodyDiv w:val="1"/>
      <w:marLeft w:val="0"/>
      <w:marRight w:val="0"/>
      <w:marTop w:val="0"/>
      <w:marBottom w:val="0"/>
      <w:divBdr>
        <w:top w:val="none" w:sz="0" w:space="0" w:color="auto"/>
        <w:left w:val="none" w:sz="0" w:space="0" w:color="auto"/>
        <w:bottom w:val="none" w:sz="0" w:space="0" w:color="auto"/>
        <w:right w:val="none" w:sz="0" w:space="0" w:color="auto"/>
      </w:divBdr>
    </w:div>
    <w:div w:id="872303985">
      <w:bodyDiv w:val="1"/>
      <w:marLeft w:val="0"/>
      <w:marRight w:val="0"/>
      <w:marTop w:val="0"/>
      <w:marBottom w:val="0"/>
      <w:divBdr>
        <w:top w:val="none" w:sz="0" w:space="0" w:color="auto"/>
        <w:left w:val="none" w:sz="0" w:space="0" w:color="auto"/>
        <w:bottom w:val="none" w:sz="0" w:space="0" w:color="auto"/>
        <w:right w:val="none" w:sz="0" w:space="0" w:color="auto"/>
      </w:divBdr>
      <w:divsChild>
        <w:div w:id="1512723089">
          <w:marLeft w:val="0"/>
          <w:marRight w:val="0"/>
          <w:marTop w:val="0"/>
          <w:marBottom w:val="0"/>
          <w:divBdr>
            <w:top w:val="none" w:sz="0" w:space="0" w:color="auto"/>
            <w:left w:val="none" w:sz="0" w:space="0" w:color="auto"/>
            <w:bottom w:val="none" w:sz="0" w:space="0" w:color="auto"/>
            <w:right w:val="none" w:sz="0" w:space="0" w:color="auto"/>
          </w:divBdr>
          <w:divsChild>
            <w:div w:id="4575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907">
      <w:bodyDiv w:val="1"/>
      <w:marLeft w:val="0"/>
      <w:marRight w:val="0"/>
      <w:marTop w:val="0"/>
      <w:marBottom w:val="0"/>
      <w:divBdr>
        <w:top w:val="none" w:sz="0" w:space="0" w:color="auto"/>
        <w:left w:val="none" w:sz="0" w:space="0" w:color="auto"/>
        <w:bottom w:val="none" w:sz="0" w:space="0" w:color="auto"/>
        <w:right w:val="none" w:sz="0" w:space="0" w:color="auto"/>
      </w:divBdr>
    </w:div>
    <w:div w:id="925697720">
      <w:bodyDiv w:val="1"/>
      <w:marLeft w:val="0"/>
      <w:marRight w:val="0"/>
      <w:marTop w:val="0"/>
      <w:marBottom w:val="0"/>
      <w:divBdr>
        <w:top w:val="none" w:sz="0" w:space="0" w:color="auto"/>
        <w:left w:val="none" w:sz="0" w:space="0" w:color="auto"/>
        <w:bottom w:val="none" w:sz="0" w:space="0" w:color="auto"/>
        <w:right w:val="none" w:sz="0" w:space="0" w:color="auto"/>
      </w:divBdr>
    </w:div>
    <w:div w:id="952639120">
      <w:bodyDiv w:val="1"/>
      <w:marLeft w:val="0"/>
      <w:marRight w:val="0"/>
      <w:marTop w:val="0"/>
      <w:marBottom w:val="0"/>
      <w:divBdr>
        <w:top w:val="none" w:sz="0" w:space="0" w:color="auto"/>
        <w:left w:val="none" w:sz="0" w:space="0" w:color="auto"/>
        <w:bottom w:val="none" w:sz="0" w:space="0" w:color="auto"/>
        <w:right w:val="none" w:sz="0" w:space="0" w:color="auto"/>
      </w:divBdr>
    </w:div>
    <w:div w:id="1053577013">
      <w:bodyDiv w:val="1"/>
      <w:marLeft w:val="0"/>
      <w:marRight w:val="0"/>
      <w:marTop w:val="0"/>
      <w:marBottom w:val="0"/>
      <w:divBdr>
        <w:top w:val="none" w:sz="0" w:space="0" w:color="auto"/>
        <w:left w:val="none" w:sz="0" w:space="0" w:color="auto"/>
        <w:bottom w:val="none" w:sz="0" w:space="0" w:color="auto"/>
        <w:right w:val="none" w:sz="0" w:space="0" w:color="auto"/>
      </w:divBdr>
    </w:div>
    <w:div w:id="1062556781">
      <w:bodyDiv w:val="1"/>
      <w:marLeft w:val="0"/>
      <w:marRight w:val="0"/>
      <w:marTop w:val="0"/>
      <w:marBottom w:val="0"/>
      <w:divBdr>
        <w:top w:val="none" w:sz="0" w:space="0" w:color="auto"/>
        <w:left w:val="none" w:sz="0" w:space="0" w:color="auto"/>
        <w:bottom w:val="none" w:sz="0" w:space="0" w:color="auto"/>
        <w:right w:val="none" w:sz="0" w:space="0" w:color="auto"/>
      </w:divBdr>
    </w:div>
    <w:div w:id="1062875101">
      <w:bodyDiv w:val="1"/>
      <w:marLeft w:val="0"/>
      <w:marRight w:val="0"/>
      <w:marTop w:val="0"/>
      <w:marBottom w:val="0"/>
      <w:divBdr>
        <w:top w:val="none" w:sz="0" w:space="0" w:color="auto"/>
        <w:left w:val="none" w:sz="0" w:space="0" w:color="auto"/>
        <w:bottom w:val="none" w:sz="0" w:space="0" w:color="auto"/>
        <w:right w:val="none" w:sz="0" w:space="0" w:color="auto"/>
      </w:divBdr>
    </w:div>
    <w:div w:id="1177111012">
      <w:bodyDiv w:val="1"/>
      <w:marLeft w:val="0"/>
      <w:marRight w:val="0"/>
      <w:marTop w:val="0"/>
      <w:marBottom w:val="0"/>
      <w:divBdr>
        <w:top w:val="none" w:sz="0" w:space="0" w:color="auto"/>
        <w:left w:val="none" w:sz="0" w:space="0" w:color="auto"/>
        <w:bottom w:val="none" w:sz="0" w:space="0" w:color="auto"/>
        <w:right w:val="none" w:sz="0" w:space="0" w:color="auto"/>
      </w:divBdr>
      <w:divsChild>
        <w:div w:id="1032462974">
          <w:marLeft w:val="0"/>
          <w:marRight w:val="0"/>
          <w:marTop w:val="0"/>
          <w:marBottom w:val="0"/>
          <w:divBdr>
            <w:top w:val="none" w:sz="0" w:space="0" w:color="auto"/>
            <w:left w:val="none" w:sz="0" w:space="0" w:color="auto"/>
            <w:bottom w:val="none" w:sz="0" w:space="0" w:color="auto"/>
            <w:right w:val="none" w:sz="0" w:space="0" w:color="auto"/>
          </w:divBdr>
          <w:divsChild>
            <w:div w:id="9894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4959">
      <w:bodyDiv w:val="1"/>
      <w:marLeft w:val="0"/>
      <w:marRight w:val="0"/>
      <w:marTop w:val="0"/>
      <w:marBottom w:val="0"/>
      <w:divBdr>
        <w:top w:val="none" w:sz="0" w:space="0" w:color="auto"/>
        <w:left w:val="none" w:sz="0" w:space="0" w:color="auto"/>
        <w:bottom w:val="none" w:sz="0" w:space="0" w:color="auto"/>
        <w:right w:val="none" w:sz="0" w:space="0" w:color="auto"/>
      </w:divBdr>
    </w:div>
    <w:div w:id="1310137892">
      <w:bodyDiv w:val="1"/>
      <w:marLeft w:val="0"/>
      <w:marRight w:val="0"/>
      <w:marTop w:val="0"/>
      <w:marBottom w:val="0"/>
      <w:divBdr>
        <w:top w:val="none" w:sz="0" w:space="0" w:color="auto"/>
        <w:left w:val="none" w:sz="0" w:space="0" w:color="auto"/>
        <w:bottom w:val="none" w:sz="0" w:space="0" w:color="auto"/>
        <w:right w:val="none" w:sz="0" w:space="0" w:color="auto"/>
      </w:divBdr>
    </w:div>
    <w:div w:id="1331445972">
      <w:bodyDiv w:val="1"/>
      <w:marLeft w:val="0"/>
      <w:marRight w:val="0"/>
      <w:marTop w:val="0"/>
      <w:marBottom w:val="0"/>
      <w:divBdr>
        <w:top w:val="none" w:sz="0" w:space="0" w:color="auto"/>
        <w:left w:val="none" w:sz="0" w:space="0" w:color="auto"/>
        <w:bottom w:val="none" w:sz="0" w:space="0" w:color="auto"/>
        <w:right w:val="none" w:sz="0" w:space="0" w:color="auto"/>
      </w:divBdr>
    </w:div>
    <w:div w:id="1340306821">
      <w:bodyDiv w:val="1"/>
      <w:marLeft w:val="0"/>
      <w:marRight w:val="0"/>
      <w:marTop w:val="0"/>
      <w:marBottom w:val="0"/>
      <w:divBdr>
        <w:top w:val="none" w:sz="0" w:space="0" w:color="auto"/>
        <w:left w:val="none" w:sz="0" w:space="0" w:color="auto"/>
        <w:bottom w:val="none" w:sz="0" w:space="0" w:color="auto"/>
        <w:right w:val="none" w:sz="0" w:space="0" w:color="auto"/>
      </w:divBdr>
      <w:divsChild>
        <w:div w:id="1912344669">
          <w:marLeft w:val="0"/>
          <w:marRight w:val="0"/>
          <w:marTop w:val="0"/>
          <w:marBottom w:val="0"/>
          <w:divBdr>
            <w:top w:val="none" w:sz="0" w:space="0" w:color="auto"/>
            <w:left w:val="none" w:sz="0" w:space="0" w:color="auto"/>
            <w:bottom w:val="none" w:sz="0" w:space="0" w:color="auto"/>
            <w:right w:val="none" w:sz="0" w:space="0" w:color="auto"/>
          </w:divBdr>
          <w:divsChild>
            <w:div w:id="20392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477">
      <w:bodyDiv w:val="1"/>
      <w:marLeft w:val="0"/>
      <w:marRight w:val="0"/>
      <w:marTop w:val="0"/>
      <w:marBottom w:val="0"/>
      <w:divBdr>
        <w:top w:val="none" w:sz="0" w:space="0" w:color="auto"/>
        <w:left w:val="none" w:sz="0" w:space="0" w:color="auto"/>
        <w:bottom w:val="none" w:sz="0" w:space="0" w:color="auto"/>
        <w:right w:val="none" w:sz="0" w:space="0" w:color="auto"/>
      </w:divBdr>
    </w:div>
    <w:div w:id="1366562635">
      <w:bodyDiv w:val="1"/>
      <w:marLeft w:val="0"/>
      <w:marRight w:val="0"/>
      <w:marTop w:val="0"/>
      <w:marBottom w:val="0"/>
      <w:divBdr>
        <w:top w:val="none" w:sz="0" w:space="0" w:color="auto"/>
        <w:left w:val="none" w:sz="0" w:space="0" w:color="auto"/>
        <w:bottom w:val="none" w:sz="0" w:space="0" w:color="auto"/>
        <w:right w:val="none" w:sz="0" w:space="0" w:color="auto"/>
      </w:divBdr>
    </w:div>
    <w:div w:id="1423335625">
      <w:bodyDiv w:val="1"/>
      <w:marLeft w:val="0"/>
      <w:marRight w:val="0"/>
      <w:marTop w:val="0"/>
      <w:marBottom w:val="0"/>
      <w:divBdr>
        <w:top w:val="none" w:sz="0" w:space="0" w:color="auto"/>
        <w:left w:val="none" w:sz="0" w:space="0" w:color="auto"/>
        <w:bottom w:val="none" w:sz="0" w:space="0" w:color="auto"/>
        <w:right w:val="none" w:sz="0" w:space="0" w:color="auto"/>
      </w:divBdr>
    </w:div>
    <w:div w:id="1436290245">
      <w:bodyDiv w:val="1"/>
      <w:marLeft w:val="0"/>
      <w:marRight w:val="0"/>
      <w:marTop w:val="0"/>
      <w:marBottom w:val="0"/>
      <w:divBdr>
        <w:top w:val="none" w:sz="0" w:space="0" w:color="auto"/>
        <w:left w:val="none" w:sz="0" w:space="0" w:color="auto"/>
        <w:bottom w:val="none" w:sz="0" w:space="0" w:color="auto"/>
        <w:right w:val="none" w:sz="0" w:space="0" w:color="auto"/>
      </w:divBdr>
    </w:div>
    <w:div w:id="1488597469">
      <w:bodyDiv w:val="1"/>
      <w:marLeft w:val="0"/>
      <w:marRight w:val="0"/>
      <w:marTop w:val="0"/>
      <w:marBottom w:val="0"/>
      <w:divBdr>
        <w:top w:val="none" w:sz="0" w:space="0" w:color="auto"/>
        <w:left w:val="none" w:sz="0" w:space="0" w:color="auto"/>
        <w:bottom w:val="none" w:sz="0" w:space="0" w:color="auto"/>
        <w:right w:val="none" w:sz="0" w:space="0" w:color="auto"/>
      </w:divBdr>
    </w:div>
    <w:div w:id="1518229530">
      <w:bodyDiv w:val="1"/>
      <w:marLeft w:val="0"/>
      <w:marRight w:val="0"/>
      <w:marTop w:val="0"/>
      <w:marBottom w:val="0"/>
      <w:divBdr>
        <w:top w:val="none" w:sz="0" w:space="0" w:color="auto"/>
        <w:left w:val="none" w:sz="0" w:space="0" w:color="auto"/>
        <w:bottom w:val="none" w:sz="0" w:space="0" w:color="auto"/>
        <w:right w:val="none" w:sz="0" w:space="0" w:color="auto"/>
      </w:divBdr>
      <w:divsChild>
        <w:div w:id="1686664843">
          <w:marLeft w:val="0"/>
          <w:marRight w:val="0"/>
          <w:marTop w:val="0"/>
          <w:marBottom w:val="0"/>
          <w:divBdr>
            <w:top w:val="none" w:sz="0" w:space="0" w:color="auto"/>
            <w:left w:val="none" w:sz="0" w:space="0" w:color="auto"/>
            <w:bottom w:val="none" w:sz="0" w:space="0" w:color="auto"/>
            <w:right w:val="none" w:sz="0" w:space="0" w:color="auto"/>
          </w:divBdr>
          <w:divsChild>
            <w:div w:id="12781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1504">
      <w:bodyDiv w:val="1"/>
      <w:marLeft w:val="0"/>
      <w:marRight w:val="0"/>
      <w:marTop w:val="0"/>
      <w:marBottom w:val="0"/>
      <w:divBdr>
        <w:top w:val="none" w:sz="0" w:space="0" w:color="auto"/>
        <w:left w:val="none" w:sz="0" w:space="0" w:color="auto"/>
        <w:bottom w:val="none" w:sz="0" w:space="0" w:color="auto"/>
        <w:right w:val="none" w:sz="0" w:space="0" w:color="auto"/>
      </w:divBdr>
      <w:divsChild>
        <w:div w:id="2123450592">
          <w:marLeft w:val="0"/>
          <w:marRight w:val="0"/>
          <w:marTop w:val="0"/>
          <w:marBottom w:val="0"/>
          <w:divBdr>
            <w:top w:val="none" w:sz="0" w:space="0" w:color="auto"/>
            <w:left w:val="none" w:sz="0" w:space="0" w:color="auto"/>
            <w:bottom w:val="none" w:sz="0" w:space="0" w:color="auto"/>
            <w:right w:val="none" w:sz="0" w:space="0" w:color="auto"/>
          </w:divBdr>
          <w:divsChild>
            <w:div w:id="10783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9495">
      <w:bodyDiv w:val="1"/>
      <w:marLeft w:val="0"/>
      <w:marRight w:val="0"/>
      <w:marTop w:val="0"/>
      <w:marBottom w:val="0"/>
      <w:divBdr>
        <w:top w:val="none" w:sz="0" w:space="0" w:color="auto"/>
        <w:left w:val="none" w:sz="0" w:space="0" w:color="auto"/>
        <w:bottom w:val="none" w:sz="0" w:space="0" w:color="auto"/>
        <w:right w:val="none" w:sz="0" w:space="0" w:color="auto"/>
      </w:divBdr>
    </w:div>
    <w:div w:id="1557353270">
      <w:bodyDiv w:val="1"/>
      <w:marLeft w:val="0"/>
      <w:marRight w:val="0"/>
      <w:marTop w:val="0"/>
      <w:marBottom w:val="0"/>
      <w:divBdr>
        <w:top w:val="none" w:sz="0" w:space="0" w:color="auto"/>
        <w:left w:val="none" w:sz="0" w:space="0" w:color="auto"/>
        <w:bottom w:val="none" w:sz="0" w:space="0" w:color="auto"/>
        <w:right w:val="none" w:sz="0" w:space="0" w:color="auto"/>
      </w:divBdr>
    </w:div>
    <w:div w:id="1572303172">
      <w:bodyDiv w:val="1"/>
      <w:marLeft w:val="0"/>
      <w:marRight w:val="0"/>
      <w:marTop w:val="0"/>
      <w:marBottom w:val="0"/>
      <w:divBdr>
        <w:top w:val="none" w:sz="0" w:space="0" w:color="auto"/>
        <w:left w:val="none" w:sz="0" w:space="0" w:color="auto"/>
        <w:bottom w:val="none" w:sz="0" w:space="0" w:color="auto"/>
        <w:right w:val="none" w:sz="0" w:space="0" w:color="auto"/>
      </w:divBdr>
    </w:div>
    <w:div w:id="1603105730">
      <w:bodyDiv w:val="1"/>
      <w:marLeft w:val="0"/>
      <w:marRight w:val="0"/>
      <w:marTop w:val="0"/>
      <w:marBottom w:val="0"/>
      <w:divBdr>
        <w:top w:val="none" w:sz="0" w:space="0" w:color="auto"/>
        <w:left w:val="none" w:sz="0" w:space="0" w:color="auto"/>
        <w:bottom w:val="none" w:sz="0" w:space="0" w:color="auto"/>
        <w:right w:val="none" w:sz="0" w:space="0" w:color="auto"/>
      </w:divBdr>
    </w:div>
    <w:div w:id="1650556551">
      <w:bodyDiv w:val="1"/>
      <w:marLeft w:val="0"/>
      <w:marRight w:val="0"/>
      <w:marTop w:val="0"/>
      <w:marBottom w:val="0"/>
      <w:divBdr>
        <w:top w:val="none" w:sz="0" w:space="0" w:color="auto"/>
        <w:left w:val="none" w:sz="0" w:space="0" w:color="auto"/>
        <w:bottom w:val="none" w:sz="0" w:space="0" w:color="auto"/>
        <w:right w:val="none" w:sz="0" w:space="0" w:color="auto"/>
      </w:divBdr>
    </w:div>
    <w:div w:id="1657489515">
      <w:bodyDiv w:val="1"/>
      <w:marLeft w:val="0"/>
      <w:marRight w:val="0"/>
      <w:marTop w:val="0"/>
      <w:marBottom w:val="0"/>
      <w:divBdr>
        <w:top w:val="none" w:sz="0" w:space="0" w:color="auto"/>
        <w:left w:val="none" w:sz="0" w:space="0" w:color="auto"/>
        <w:bottom w:val="none" w:sz="0" w:space="0" w:color="auto"/>
        <w:right w:val="none" w:sz="0" w:space="0" w:color="auto"/>
      </w:divBdr>
    </w:div>
    <w:div w:id="1749302504">
      <w:bodyDiv w:val="1"/>
      <w:marLeft w:val="0"/>
      <w:marRight w:val="0"/>
      <w:marTop w:val="0"/>
      <w:marBottom w:val="0"/>
      <w:divBdr>
        <w:top w:val="none" w:sz="0" w:space="0" w:color="auto"/>
        <w:left w:val="none" w:sz="0" w:space="0" w:color="auto"/>
        <w:bottom w:val="none" w:sz="0" w:space="0" w:color="auto"/>
        <w:right w:val="none" w:sz="0" w:space="0" w:color="auto"/>
      </w:divBdr>
    </w:div>
    <w:div w:id="1753354116">
      <w:bodyDiv w:val="1"/>
      <w:marLeft w:val="0"/>
      <w:marRight w:val="0"/>
      <w:marTop w:val="0"/>
      <w:marBottom w:val="0"/>
      <w:divBdr>
        <w:top w:val="none" w:sz="0" w:space="0" w:color="auto"/>
        <w:left w:val="none" w:sz="0" w:space="0" w:color="auto"/>
        <w:bottom w:val="none" w:sz="0" w:space="0" w:color="auto"/>
        <w:right w:val="none" w:sz="0" w:space="0" w:color="auto"/>
      </w:divBdr>
    </w:div>
    <w:div w:id="1763067703">
      <w:bodyDiv w:val="1"/>
      <w:marLeft w:val="0"/>
      <w:marRight w:val="0"/>
      <w:marTop w:val="0"/>
      <w:marBottom w:val="0"/>
      <w:divBdr>
        <w:top w:val="none" w:sz="0" w:space="0" w:color="auto"/>
        <w:left w:val="none" w:sz="0" w:space="0" w:color="auto"/>
        <w:bottom w:val="none" w:sz="0" w:space="0" w:color="auto"/>
        <w:right w:val="none" w:sz="0" w:space="0" w:color="auto"/>
      </w:divBdr>
    </w:div>
    <w:div w:id="1789541705">
      <w:bodyDiv w:val="1"/>
      <w:marLeft w:val="0"/>
      <w:marRight w:val="0"/>
      <w:marTop w:val="0"/>
      <w:marBottom w:val="0"/>
      <w:divBdr>
        <w:top w:val="none" w:sz="0" w:space="0" w:color="auto"/>
        <w:left w:val="none" w:sz="0" w:space="0" w:color="auto"/>
        <w:bottom w:val="none" w:sz="0" w:space="0" w:color="auto"/>
        <w:right w:val="none" w:sz="0" w:space="0" w:color="auto"/>
      </w:divBdr>
      <w:divsChild>
        <w:div w:id="350112275">
          <w:marLeft w:val="0"/>
          <w:marRight w:val="0"/>
          <w:marTop w:val="0"/>
          <w:marBottom w:val="0"/>
          <w:divBdr>
            <w:top w:val="none" w:sz="0" w:space="0" w:color="auto"/>
            <w:left w:val="none" w:sz="0" w:space="0" w:color="auto"/>
            <w:bottom w:val="none" w:sz="0" w:space="0" w:color="auto"/>
            <w:right w:val="none" w:sz="0" w:space="0" w:color="auto"/>
          </w:divBdr>
          <w:divsChild>
            <w:div w:id="1889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9728">
      <w:bodyDiv w:val="1"/>
      <w:marLeft w:val="0"/>
      <w:marRight w:val="0"/>
      <w:marTop w:val="0"/>
      <w:marBottom w:val="0"/>
      <w:divBdr>
        <w:top w:val="none" w:sz="0" w:space="0" w:color="auto"/>
        <w:left w:val="none" w:sz="0" w:space="0" w:color="auto"/>
        <w:bottom w:val="none" w:sz="0" w:space="0" w:color="auto"/>
        <w:right w:val="none" w:sz="0" w:space="0" w:color="auto"/>
      </w:divBdr>
    </w:div>
    <w:div w:id="1821076913">
      <w:bodyDiv w:val="1"/>
      <w:marLeft w:val="0"/>
      <w:marRight w:val="0"/>
      <w:marTop w:val="0"/>
      <w:marBottom w:val="0"/>
      <w:divBdr>
        <w:top w:val="none" w:sz="0" w:space="0" w:color="auto"/>
        <w:left w:val="none" w:sz="0" w:space="0" w:color="auto"/>
        <w:bottom w:val="none" w:sz="0" w:space="0" w:color="auto"/>
        <w:right w:val="none" w:sz="0" w:space="0" w:color="auto"/>
      </w:divBdr>
    </w:div>
    <w:div w:id="1823544814">
      <w:bodyDiv w:val="1"/>
      <w:marLeft w:val="0"/>
      <w:marRight w:val="0"/>
      <w:marTop w:val="0"/>
      <w:marBottom w:val="0"/>
      <w:divBdr>
        <w:top w:val="none" w:sz="0" w:space="0" w:color="auto"/>
        <w:left w:val="none" w:sz="0" w:space="0" w:color="auto"/>
        <w:bottom w:val="none" w:sz="0" w:space="0" w:color="auto"/>
        <w:right w:val="none" w:sz="0" w:space="0" w:color="auto"/>
      </w:divBdr>
    </w:div>
    <w:div w:id="1834251091">
      <w:bodyDiv w:val="1"/>
      <w:marLeft w:val="0"/>
      <w:marRight w:val="0"/>
      <w:marTop w:val="0"/>
      <w:marBottom w:val="0"/>
      <w:divBdr>
        <w:top w:val="none" w:sz="0" w:space="0" w:color="auto"/>
        <w:left w:val="none" w:sz="0" w:space="0" w:color="auto"/>
        <w:bottom w:val="none" w:sz="0" w:space="0" w:color="auto"/>
        <w:right w:val="none" w:sz="0" w:space="0" w:color="auto"/>
      </w:divBdr>
    </w:div>
    <w:div w:id="1871265142">
      <w:bodyDiv w:val="1"/>
      <w:marLeft w:val="0"/>
      <w:marRight w:val="0"/>
      <w:marTop w:val="0"/>
      <w:marBottom w:val="0"/>
      <w:divBdr>
        <w:top w:val="none" w:sz="0" w:space="0" w:color="auto"/>
        <w:left w:val="none" w:sz="0" w:space="0" w:color="auto"/>
        <w:bottom w:val="none" w:sz="0" w:space="0" w:color="auto"/>
        <w:right w:val="none" w:sz="0" w:space="0" w:color="auto"/>
      </w:divBdr>
    </w:div>
    <w:div w:id="1874883171">
      <w:bodyDiv w:val="1"/>
      <w:marLeft w:val="0"/>
      <w:marRight w:val="0"/>
      <w:marTop w:val="0"/>
      <w:marBottom w:val="0"/>
      <w:divBdr>
        <w:top w:val="none" w:sz="0" w:space="0" w:color="auto"/>
        <w:left w:val="none" w:sz="0" w:space="0" w:color="auto"/>
        <w:bottom w:val="none" w:sz="0" w:space="0" w:color="auto"/>
        <w:right w:val="none" w:sz="0" w:space="0" w:color="auto"/>
      </w:divBdr>
    </w:div>
    <w:div w:id="1918786744">
      <w:bodyDiv w:val="1"/>
      <w:marLeft w:val="0"/>
      <w:marRight w:val="0"/>
      <w:marTop w:val="0"/>
      <w:marBottom w:val="0"/>
      <w:divBdr>
        <w:top w:val="none" w:sz="0" w:space="0" w:color="auto"/>
        <w:left w:val="none" w:sz="0" w:space="0" w:color="auto"/>
        <w:bottom w:val="none" w:sz="0" w:space="0" w:color="auto"/>
        <w:right w:val="none" w:sz="0" w:space="0" w:color="auto"/>
      </w:divBdr>
      <w:divsChild>
        <w:div w:id="1291747003">
          <w:marLeft w:val="0"/>
          <w:marRight w:val="0"/>
          <w:marTop w:val="0"/>
          <w:marBottom w:val="0"/>
          <w:divBdr>
            <w:top w:val="none" w:sz="0" w:space="0" w:color="auto"/>
            <w:left w:val="none" w:sz="0" w:space="0" w:color="auto"/>
            <w:bottom w:val="none" w:sz="0" w:space="0" w:color="auto"/>
            <w:right w:val="none" w:sz="0" w:space="0" w:color="auto"/>
          </w:divBdr>
          <w:divsChild>
            <w:div w:id="18404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843">
      <w:bodyDiv w:val="1"/>
      <w:marLeft w:val="0"/>
      <w:marRight w:val="0"/>
      <w:marTop w:val="0"/>
      <w:marBottom w:val="0"/>
      <w:divBdr>
        <w:top w:val="none" w:sz="0" w:space="0" w:color="auto"/>
        <w:left w:val="none" w:sz="0" w:space="0" w:color="auto"/>
        <w:bottom w:val="none" w:sz="0" w:space="0" w:color="auto"/>
        <w:right w:val="none" w:sz="0" w:space="0" w:color="auto"/>
      </w:divBdr>
    </w:div>
    <w:div w:id="1998723192">
      <w:bodyDiv w:val="1"/>
      <w:marLeft w:val="0"/>
      <w:marRight w:val="0"/>
      <w:marTop w:val="0"/>
      <w:marBottom w:val="0"/>
      <w:divBdr>
        <w:top w:val="none" w:sz="0" w:space="0" w:color="auto"/>
        <w:left w:val="none" w:sz="0" w:space="0" w:color="auto"/>
        <w:bottom w:val="none" w:sz="0" w:space="0" w:color="auto"/>
        <w:right w:val="none" w:sz="0" w:space="0" w:color="auto"/>
      </w:divBdr>
    </w:div>
    <w:div w:id="2063871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arashnic/hr-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02C2B-4D29-43D3-B217-A01BACACB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7106</Words>
  <Characters>40507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Agrim Jain</dc:creator>
  <cp:lastModifiedBy>Agrim Jain</cp:lastModifiedBy>
  <cp:revision>2</cp:revision>
  <dcterms:created xsi:type="dcterms:W3CDTF">2023-05-22T13:30:00Z</dcterms:created>
  <dcterms:modified xsi:type="dcterms:W3CDTF">2023-05-22T13:30:00Z</dcterms:modified>
</cp:coreProperties>
</file>